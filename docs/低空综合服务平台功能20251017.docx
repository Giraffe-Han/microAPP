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5E30" w14:textId="79CAF78D" w:rsidR="004D6012" w:rsidRPr="004D6012" w:rsidRDefault="004D6012" w:rsidP="004D6012">
      <w:pPr>
        <w:spacing w:line="360" w:lineRule="auto"/>
        <w:jc w:val="center"/>
        <w:rPr>
          <w:rFonts w:ascii="宋体" w:eastAsia="宋体" w:hAnsi="宋体"/>
          <w:b/>
          <w:bCs/>
          <w:sz w:val="44"/>
          <w:szCs w:val="44"/>
        </w:rPr>
      </w:pPr>
      <w:r w:rsidRPr="004D6012">
        <w:rPr>
          <w:rFonts w:ascii="宋体" w:eastAsia="宋体" w:hAnsi="宋体" w:hint="eastAsia"/>
          <w:b/>
          <w:bCs/>
          <w:sz w:val="44"/>
          <w:szCs w:val="44"/>
        </w:rPr>
        <w:t>低空综合服务平台功能</w:t>
      </w:r>
    </w:p>
    <w:p w14:paraId="7E3D7433" w14:textId="37FDF575" w:rsidR="004D6012" w:rsidRPr="004D6012" w:rsidRDefault="004D6012" w:rsidP="004D6012">
      <w:pPr>
        <w:pStyle w:val="1"/>
        <w:rPr>
          <w:rFonts w:ascii="宋体" w:eastAsia="宋体" w:hAnsi="宋体"/>
          <w:color w:val="auto"/>
          <w:sz w:val="36"/>
          <w:szCs w:val="36"/>
        </w:rPr>
      </w:pPr>
      <w:r w:rsidRPr="004D6012">
        <w:rPr>
          <w:rFonts w:ascii="宋体" w:eastAsia="宋体" w:hAnsi="宋体" w:hint="eastAsia"/>
          <w:color w:val="auto"/>
          <w:sz w:val="36"/>
          <w:szCs w:val="36"/>
        </w:rPr>
        <w:t>一、业务功能</w:t>
      </w:r>
    </w:p>
    <w:p w14:paraId="169FD745" w14:textId="1C469179" w:rsidR="004D6012" w:rsidRPr="004D6012" w:rsidRDefault="004D6012" w:rsidP="004D6012">
      <w:pPr>
        <w:pStyle w:val="2"/>
        <w:rPr>
          <w:rFonts w:ascii="宋体" w:eastAsia="宋体" w:hAnsi="宋体"/>
          <w:b/>
          <w:bCs/>
          <w:color w:val="auto"/>
          <w:sz w:val="32"/>
          <w:szCs w:val="32"/>
        </w:rPr>
      </w:pPr>
      <w:r w:rsidRPr="004D6012">
        <w:rPr>
          <w:rFonts w:ascii="宋体" w:eastAsia="宋体" w:hAnsi="宋体" w:hint="eastAsia"/>
          <w:b/>
          <w:bCs/>
          <w:color w:val="auto"/>
          <w:sz w:val="32"/>
          <w:szCs w:val="32"/>
        </w:rPr>
        <w:t>（一）无人机外卖配送服务</w:t>
      </w:r>
      <w:r w:rsidR="003D6F55">
        <w:rPr>
          <w:rFonts w:ascii="宋体" w:eastAsia="宋体" w:hAnsi="宋体" w:hint="eastAsia"/>
          <w:b/>
          <w:bCs/>
          <w:color w:val="auto"/>
          <w:sz w:val="32"/>
          <w:szCs w:val="32"/>
        </w:rPr>
        <w:t>【</w:t>
      </w:r>
      <w:del w:id="0" w:author="Han Giraffe" w:date="2025-10-17T16:25:00Z" w16du:dateUtc="2025-10-17T08:25:00Z">
        <w:r w:rsidR="003D6F55" w:rsidDel="00250709">
          <w:rPr>
            <w:rFonts w:ascii="宋体" w:eastAsia="宋体" w:hAnsi="宋体" w:hint="eastAsia"/>
            <w:b/>
            <w:bCs/>
            <w:color w:val="auto"/>
            <w:sz w:val="32"/>
            <w:szCs w:val="32"/>
          </w:rPr>
          <w:delText>以</w:delText>
        </w:r>
      </w:del>
      <w:ins w:id="1" w:author="Han Giraffe" w:date="2025-10-17T16:25:00Z" w16du:dateUtc="2025-10-17T08:25:00Z">
        <w:r w:rsidR="00250709">
          <w:rPr>
            <w:rFonts w:ascii="宋体" w:eastAsia="宋体" w:hAnsi="宋体" w:hint="eastAsia"/>
            <w:b/>
            <w:bCs/>
            <w:color w:val="auto"/>
            <w:sz w:val="32"/>
            <w:szCs w:val="32"/>
          </w:rPr>
          <w:t>已</w:t>
        </w:r>
      </w:ins>
      <w:r w:rsidR="003D6F55">
        <w:rPr>
          <w:rFonts w:ascii="宋体" w:eastAsia="宋体" w:hAnsi="宋体" w:hint="eastAsia"/>
          <w:b/>
          <w:bCs/>
          <w:color w:val="auto"/>
          <w:sz w:val="32"/>
          <w:szCs w:val="32"/>
        </w:rPr>
        <w:t>实现】</w:t>
      </w:r>
    </w:p>
    <w:p w14:paraId="0D122698" w14:textId="0498888E" w:rsidR="004D6012" w:rsidRPr="004D6012" w:rsidDel="00572DE1" w:rsidRDefault="004D6012" w:rsidP="004D6012">
      <w:pPr>
        <w:spacing w:line="360" w:lineRule="auto"/>
        <w:rPr>
          <w:del w:id="2" w:author="Han Giraffe" w:date="2025-10-20T10:55:00Z" w16du:dateUtc="2025-10-20T02:55:00Z"/>
          <w:rFonts w:ascii="宋体" w:eastAsia="宋体" w:hAnsi="宋体"/>
          <w:b/>
          <w:bCs/>
          <w:sz w:val="24"/>
        </w:rPr>
      </w:pPr>
      <w:del w:id="3" w:author="Han Giraffe" w:date="2025-10-20T10:55:00Z" w16du:dateUtc="2025-10-20T02:55:00Z">
        <w:r w:rsidRPr="004D6012" w:rsidDel="00572DE1">
          <w:rPr>
            <w:rFonts w:ascii="宋体" w:eastAsia="宋体" w:hAnsi="宋体" w:hint="eastAsia"/>
            <w:b/>
            <w:bCs/>
            <w:sz w:val="24"/>
          </w:rPr>
          <w:delText>下单与需求确认</w:delText>
        </w:r>
      </w:del>
    </w:p>
    <w:p w14:paraId="0C5F555C" w14:textId="18CC7622" w:rsidR="004D6012" w:rsidRPr="004D6012" w:rsidDel="00572DE1" w:rsidRDefault="004D6012" w:rsidP="004D6012">
      <w:pPr>
        <w:spacing w:line="360" w:lineRule="auto"/>
        <w:ind w:firstLineChars="236" w:firstLine="566"/>
        <w:rPr>
          <w:del w:id="4" w:author="Han Giraffe" w:date="2025-10-20T10:55:00Z" w16du:dateUtc="2025-10-20T02:55:00Z"/>
          <w:rFonts w:ascii="宋体" w:eastAsia="宋体" w:hAnsi="宋体"/>
          <w:sz w:val="24"/>
        </w:rPr>
      </w:pPr>
      <w:del w:id="5" w:author="Han Giraffe" w:date="2025-10-20T10:55:00Z" w16du:dateUtc="2025-10-20T02:55:00Z">
        <w:r w:rsidRPr="004D6012" w:rsidDel="00572DE1">
          <w:rPr>
            <w:rFonts w:ascii="宋体" w:eastAsia="宋体" w:hAnsi="宋体" w:hint="eastAsia"/>
            <w:sz w:val="24"/>
          </w:rPr>
          <w:delText>支持用户或餐饮商家通过平台线上下单，填写配送起点（如餐厅地址）、终点（用户收货地址）、配送物品类型（如餐食、饮品）、预计送达时间、特殊要求（如保温、防洒）等信息。</w:delText>
        </w:r>
        <w:r w:rsidDel="00572DE1">
          <w:rPr>
            <w:rFonts w:ascii="宋体" w:eastAsia="宋体" w:hAnsi="宋体" w:hint="eastAsia"/>
            <w:sz w:val="24"/>
          </w:rPr>
          <w:delText>平台运营人员匹配符合</w:delText>
        </w:r>
        <w:r w:rsidRPr="004D6012" w:rsidDel="00572DE1">
          <w:rPr>
            <w:rFonts w:ascii="宋体" w:eastAsia="宋体" w:hAnsi="宋体"/>
            <w:sz w:val="24"/>
          </w:rPr>
          <w:delText>载重、续航要求的无人机</w:delText>
        </w:r>
        <w:r w:rsidDel="00572DE1">
          <w:rPr>
            <w:rFonts w:ascii="宋体" w:eastAsia="宋体" w:hAnsi="宋体" w:hint="eastAsia"/>
            <w:sz w:val="24"/>
          </w:rPr>
          <w:delText>。</w:delText>
        </w:r>
      </w:del>
    </w:p>
    <w:p w14:paraId="405A707B" w14:textId="0B0174F7" w:rsidR="004D6012" w:rsidRPr="004D6012" w:rsidDel="00572DE1" w:rsidRDefault="004D6012" w:rsidP="004D6012">
      <w:pPr>
        <w:spacing w:line="360" w:lineRule="auto"/>
        <w:ind w:firstLineChars="236" w:firstLine="566"/>
        <w:rPr>
          <w:del w:id="6" w:author="Han Giraffe" w:date="2025-10-20T10:55:00Z" w16du:dateUtc="2025-10-20T02:55:00Z"/>
          <w:rFonts w:ascii="宋体" w:eastAsia="宋体" w:hAnsi="宋体"/>
          <w:sz w:val="24"/>
        </w:rPr>
      </w:pPr>
      <w:del w:id="7" w:author="Han Giraffe" w:date="2025-10-20T10:55:00Z" w16du:dateUtc="2025-10-20T02:55:00Z">
        <w:r w:rsidRPr="004D6012" w:rsidDel="00572DE1">
          <w:rPr>
            <w:rFonts w:ascii="宋体" w:eastAsia="宋体" w:hAnsi="宋体" w:hint="eastAsia"/>
            <w:sz w:val="24"/>
          </w:rPr>
          <w:delText>商家可批量创建配送订单，绑定店铺地址，设置常用配送范围，提高订单创建效率。</w:delText>
        </w:r>
      </w:del>
    </w:p>
    <w:p w14:paraId="6899F227" w14:textId="226C3707" w:rsidR="004D6012" w:rsidRPr="004D6012" w:rsidDel="00572DE1" w:rsidRDefault="004D6012" w:rsidP="004D6012">
      <w:pPr>
        <w:spacing w:line="360" w:lineRule="auto"/>
        <w:rPr>
          <w:del w:id="8" w:author="Han Giraffe" w:date="2025-10-20T10:55:00Z" w16du:dateUtc="2025-10-20T02:55:00Z"/>
          <w:rFonts w:ascii="宋体" w:eastAsia="宋体" w:hAnsi="宋体"/>
          <w:b/>
          <w:bCs/>
          <w:sz w:val="24"/>
        </w:rPr>
      </w:pPr>
      <w:del w:id="9" w:author="Han Giraffe" w:date="2025-10-20T10:55:00Z" w16du:dateUtc="2025-10-20T02:55:00Z">
        <w:r w:rsidRPr="004D6012" w:rsidDel="00572DE1">
          <w:rPr>
            <w:rFonts w:ascii="宋体" w:eastAsia="宋体" w:hAnsi="宋体" w:hint="eastAsia"/>
            <w:b/>
            <w:bCs/>
            <w:sz w:val="24"/>
          </w:rPr>
          <w:delText>订单与进度管理</w:delText>
        </w:r>
      </w:del>
    </w:p>
    <w:p w14:paraId="74EBA957" w14:textId="606E2DAF" w:rsidR="004D6012" w:rsidRPr="004D6012" w:rsidDel="00572DE1" w:rsidRDefault="004D6012" w:rsidP="004D6012">
      <w:pPr>
        <w:spacing w:line="360" w:lineRule="auto"/>
        <w:ind w:firstLineChars="236" w:firstLine="566"/>
        <w:rPr>
          <w:del w:id="10" w:author="Han Giraffe" w:date="2025-10-20T10:55:00Z" w16du:dateUtc="2025-10-20T02:55:00Z"/>
          <w:rFonts w:ascii="宋体" w:eastAsia="宋体" w:hAnsi="宋体"/>
          <w:sz w:val="24"/>
        </w:rPr>
      </w:pPr>
      <w:del w:id="11" w:author="Han Giraffe" w:date="2025-10-20T10:55:00Z" w16du:dateUtc="2025-10-20T02:55:00Z">
        <w:r w:rsidRPr="004D6012" w:rsidDel="00572DE1">
          <w:rPr>
            <w:rFonts w:ascii="宋体" w:eastAsia="宋体" w:hAnsi="宋体" w:hint="eastAsia"/>
            <w:sz w:val="24"/>
          </w:rPr>
          <w:delText>系统生成配送订单后，实时更新订单状态（如待接单、配送中、已送达、异常处理），用户与商家可通过平台查看无人机实时位置、预计送达时间，接收配送进度推送（如 “无人机已出发”“即将送达”）。</w:delText>
        </w:r>
      </w:del>
    </w:p>
    <w:p w14:paraId="0FCC7362" w14:textId="68DA6DA6" w:rsidR="004D6012" w:rsidRPr="004D6012" w:rsidDel="00572DE1" w:rsidRDefault="004D6012" w:rsidP="004D6012">
      <w:pPr>
        <w:spacing w:line="360" w:lineRule="auto"/>
        <w:ind w:firstLineChars="236" w:firstLine="566"/>
        <w:rPr>
          <w:del w:id="12" w:author="Han Giraffe" w:date="2025-10-20T10:55:00Z" w16du:dateUtc="2025-10-20T02:55:00Z"/>
          <w:rFonts w:ascii="宋体" w:eastAsia="宋体" w:hAnsi="宋体"/>
          <w:sz w:val="24"/>
        </w:rPr>
      </w:pPr>
      <w:del w:id="13" w:author="Han Giraffe" w:date="2025-10-20T10:55:00Z" w16du:dateUtc="2025-10-20T02:55:00Z">
        <w:r w:rsidRPr="004D6012" w:rsidDel="00572DE1">
          <w:rPr>
            <w:rFonts w:ascii="宋体" w:eastAsia="宋体" w:hAnsi="宋体" w:hint="eastAsia"/>
            <w:sz w:val="24"/>
          </w:rPr>
          <w:delText>支持订单修改与取消（在无人机未出发前），若因天气、空域限制等原因导致配送异常，系统自动触发预警并通知用户与商家，协商解决方案。</w:delText>
        </w:r>
      </w:del>
    </w:p>
    <w:p w14:paraId="317324FC" w14:textId="7C21AFAD" w:rsidR="004D6012" w:rsidRPr="003D6F55" w:rsidDel="00572DE1" w:rsidRDefault="004D6012" w:rsidP="004D6012">
      <w:pPr>
        <w:spacing w:line="360" w:lineRule="auto"/>
        <w:rPr>
          <w:del w:id="14" w:author="Han Giraffe" w:date="2025-10-20T10:55:00Z" w16du:dateUtc="2025-10-20T02:55:00Z"/>
          <w:rFonts w:ascii="宋体" w:eastAsia="宋体" w:hAnsi="宋体"/>
          <w:b/>
          <w:bCs/>
          <w:sz w:val="24"/>
        </w:rPr>
      </w:pPr>
      <w:del w:id="15" w:author="Han Giraffe" w:date="2025-10-20T10:55:00Z" w16du:dateUtc="2025-10-20T02:55:00Z">
        <w:r w:rsidRPr="003D6F55" w:rsidDel="00572DE1">
          <w:rPr>
            <w:rFonts w:ascii="宋体" w:eastAsia="宋体" w:hAnsi="宋体" w:hint="eastAsia"/>
            <w:b/>
            <w:bCs/>
            <w:sz w:val="24"/>
          </w:rPr>
          <w:delText>费用结算与安全保障</w:delText>
        </w:r>
      </w:del>
    </w:p>
    <w:p w14:paraId="295E9BBC" w14:textId="251D4370" w:rsidR="004D6012" w:rsidRPr="004D6012" w:rsidDel="00572DE1" w:rsidRDefault="004D6012" w:rsidP="003D6F55">
      <w:pPr>
        <w:spacing w:line="360" w:lineRule="auto"/>
        <w:ind w:firstLineChars="236" w:firstLine="566"/>
        <w:rPr>
          <w:del w:id="16" w:author="Han Giraffe" w:date="2025-10-20T10:55:00Z" w16du:dateUtc="2025-10-20T02:55:00Z"/>
          <w:rFonts w:ascii="宋体" w:eastAsia="宋体" w:hAnsi="宋体"/>
          <w:sz w:val="24"/>
        </w:rPr>
      </w:pPr>
      <w:del w:id="17" w:author="Han Giraffe" w:date="2025-10-20T10:55:00Z" w16du:dateUtc="2025-10-20T02:55:00Z">
        <w:r w:rsidRPr="004D6012" w:rsidDel="00572DE1">
          <w:rPr>
            <w:rFonts w:ascii="宋体" w:eastAsia="宋体" w:hAnsi="宋体" w:hint="eastAsia"/>
            <w:sz w:val="24"/>
          </w:rPr>
          <w:delText>费用根据配送距离、物品重量、配送时段（如高峰时段溢价）自动核算，支持用户在线支付或商家统一结算，生成费用明细账单。</w:delText>
        </w:r>
      </w:del>
    </w:p>
    <w:p w14:paraId="2D893A03" w14:textId="126ACF5F" w:rsidR="004D6012" w:rsidRPr="004D6012" w:rsidDel="00572DE1" w:rsidRDefault="004D6012" w:rsidP="003D6F55">
      <w:pPr>
        <w:spacing w:line="360" w:lineRule="auto"/>
        <w:ind w:firstLineChars="236" w:firstLine="566"/>
        <w:rPr>
          <w:del w:id="18" w:author="Han Giraffe" w:date="2025-10-20T10:55:00Z" w16du:dateUtc="2025-10-20T02:55:00Z"/>
          <w:rFonts w:ascii="宋体" w:eastAsia="宋体" w:hAnsi="宋体"/>
          <w:sz w:val="24"/>
        </w:rPr>
      </w:pPr>
      <w:del w:id="19" w:author="Han Giraffe" w:date="2025-10-20T10:55:00Z" w16du:dateUtc="2025-10-20T02:55:00Z">
        <w:r w:rsidRPr="004D6012" w:rsidDel="00572DE1">
          <w:rPr>
            <w:rFonts w:ascii="宋体" w:eastAsia="宋体" w:hAnsi="宋体" w:hint="eastAsia"/>
            <w:sz w:val="24"/>
          </w:rPr>
          <w:delText>提供配送安全保障，包括无人机定位追踪、物品实时监控（防止丢失、损坏）、延误赔付机制（若未按约定时间送达且非不可抗力因素，给予一定补偿）。</w:delText>
        </w:r>
      </w:del>
    </w:p>
    <w:p w14:paraId="5176D24D" w14:textId="27258BD6" w:rsidR="00EE20A7" w:rsidRPr="00EE20A7" w:rsidRDefault="004D6012" w:rsidP="00EE20A7">
      <w:pPr>
        <w:pStyle w:val="2"/>
        <w:rPr>
          <w:rFonts w:ascii="宋体" w:eastAsia="宋体" w:hAnsi="宋体" w:hint="eastAsia"/>
          <w:b/>
          <w:bCs/>
          <w:color w:val="auto"/>
          <w:sz w:val="32"/>
          <w:szCs w:val="32"/>
          <w:rPrChange w:id="20" w:author="Han Giraffe" w:date="2025-10-20T11:14:00Z" w16du:dateUtc="2025-10-20T03:14:00Z">
            <w:rPr>
              <w:rFonts w:ascii="宋体" w:eastAsia="宋体" w:hAnsi="宋体"/>
              <w:b/>
              <w:bCs/>
              <w:color w:val="auto"/>
              <w:sz w:val="32"/>
              <w:szCs w:val="32"/>
            </w:rPr>
          </w:rPrChange>
        </w:rPr>
      </w:pPr>
      <w:r w:rsidRPr="003D6F55">
        <w:rPr>
          <w:rFonts w:ascii="宋体" w:eastAsia="宋体" w:hAnsi="宋体" w:hint="eastAsia"/>
          <w:b/>
          <w:bCs/>
          <w:color w:val="auto"/>
          <w:sz w:val="32"/>
          <w:szCs w:val="32"/>
        </w:rPr>
        <w:lastRenderedPageBreak/>
        <w:t>（二）空中物流服务</w:t>
      </w:r>
    </w:p>
    <w:p w14:paraId="5FFF05F2" w14:textId="4696F388" w:rsidR="00BA672C" w:rsidRDefault="00BA672C" w:rsidP="004D6012">
      <w:pPr>
        <w:spacing w:line="360" w:lineRule="auto"/>
        <w:rPr>
          <w:ins w:id="21" w:author="Han Giraffe" w:date="2025-10-20T11:14:00Z" w16du:dateUtc="2025-10-20T03:14:00Z"/>
          <w:rFonts w:ascii="宋体" w:eastAsia="宋体" w:hAnsi="宋体"/>
          <w:b/>
          <w:bCs/>
          <w:sz w:val="24"/>
        </w:rPr>
      </w:pPr>
      <w:ins w:id="22" w:author="Han Giraffe" w:date="2025-10-20T11:14:00Z" w16du:dateUtc="2025-10-20T03:14:00Z">
        <w:r>
          <w:rPr>
            <w:rFonts w:ascii="宋体" w:eastAsia="宋体" w:hAnsi="宋体" w:hint="eastAsia"/>
            <w:b/>
            <w:bCs/>
            <w:sz w:val="24"/>
          </w:rPr>
          <w:t>案例展示</w:t>
        </w:r>
      </w:ins>
    </w:p>
    <w:p w14:paraId="3F0E7FEF" w14:textId="50EE45F7" w:rsidR="004D6012" w:rsidRPr="003D6F55" w:rsidRDefault="004D6012" w:rsidP="004D601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D6F55">
        <w:rPr>
          <w:rFonts w:ascii="宋体" w:eastAsia="宋体" w:hAnsi="宋体" w:hint="eastAsia"/>
          <w:b/>
          <w:bCs/>
          <w:sz w:val="24"/>
        </w:rPr>
        <w:t>物流需求提交与方案匹配</w:t>
      </w:r>
    </w:p>
    <w:p w14:paraId="2A4ED3E2" w14:textId="1BB58724" w:rsidR="004D6012" w:rsidRPr="004D6012" w:rsidRDefault="002E687F" w:rsidP="003D6F55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ins w:id="23" w:author="Han Giraffe" w:date="2025-10-20T16:08:00Z" w16du:dateUtc="2025-10-20T08:08:00Z">
        <w:r>
          <w:rPr>
            <w:rFonts w:ascii="宋体" w:eastAsia="宋体" w:hAnsi="宋体" w:hint="eastAsia"/>
            <w:sz w:val="24"/>
          </w:rPr>
          <w:t>一期工程：</w:t>
        </w:r>
      </w:ins>
      <w:r w:rsidR="004D6012" w:rsidRPr="004D6012">
        <w:rPr>
          <w:rFonts w:ascii="宋体" w:eastAsia="宋体" w:hAnsi="宋体" w:hint="eastAsia"/>
          <w:sz w:val="24"/>
        </w:rPr>
        <w:t>企业或个人用户可提交空中物流</w:t>
      </w:r>
      <w:del w:id="24" w:author="Han Giraffe" w:date="2025-10-20T16:08:00Z" w16du:dateUtc="2025-10-20T08:08:00Z">
        <w:r w:rsidR="004D6012" w:rsidRPr="004D6012" w:rsidDel="00665C9E">
          <w:rPr>
            <w:rFonts w:ascii="宋体" w:eastAsia="宋体" w:hAnsi="宋体" w:hint="eastAsia"/>
            <w:sz w:val="24"/>
          </w:rPr>
          <w:delText>需求</w:delText>
        </w:r>
      </w:del>
      <w:ins w:id="25" w:author="Han Giraffe" w:date="2025-10-20T16:08:00Z" w16du:dateUtc="2025-10-20T08:08:00Z">
        <w:r w:rsidR="00665C9E">
          <w:rPr>
            <w:rFonts w:ascii="宋体" w:eastAsia="宋体" w:hAnsi="宋体" w:hint="eastAsia"/>
            <w:sz w:val="24"/>
          </w:rPr>
          <w:t>申请</w:t>
        </w:r>
      </w:ins>
      <w:r w:rsidR="004D6012" w:rsidRPr="004D6012">
        <w:rPr>
          <w:rFonts w:ascii="宋体" w:eastAsia="宋体" w:hAnsi="宋体" w:hint="eastAsia"/>
          <w:sz w:val="24"/>
        </w:rPr>
        <w:t>，填写货物类型（如生鲜、应急药品、工业零部件）、货物重量与体积、起运地、目的地、运输时效要求（如加急、普通）、特殊运输条件（如冷藏、防震），平台</w:t>
      </w:r>
      <w:r w:rsidR="003D6F55">
        <w:rPr>
          <w:rFonts w:ascii="宋体" w:eastAsia="宋体" w:hAnsi="宋体" w:hint="eastAsia"/>
          <w:sz w:val="24"/>
        </w:rPr>
        <w:t>运营人员</w:t>
      </w:r>
      <w:r w:rsidR="004D6012" w:rsidRPr="004D6012">
        <w:rPr>
          <w:rFonts w:ascii="宋体" w:eastAsia="宋体" w:hAnsi="宋体" w:hint="eastAsia"/>
          <w:sz w:val="24"/>
        </w:rPr>
        <w:t>根据需求</w:t>
      </w:r>
      <w:del w:id="26" w:author="Han Giraffe" w:date="2025-10-20T16:09:00Z" w16du:dateUtc="2025-10-20T08:09:00Z">
        <w:r w:rsidR="004D6012" w:rsidRPr="004D6012" w:rsidDel="007B4AFF">
          <w:rPr>
            <w:rFonts w:ascii="宋体" w:eastAsia="宋体" w:hAnsi="宋体" w:hint="eastAsia"/>
            <w:sz w:val="24"/>
          </w:rPr>
          <w:delText>匹配具备</w:delText>
        </w:r>
      </w:del>
      <w:ins w:id="27" w:author="Han Giraffe" w:date="2025-10-20T16:09:00Z" w16du:dateUtc="2025-10-20T08:09:00Z">
        <w:r w:rsidR="007B4AFF">
          <w:rPr>
            <w:rFonts w:ascii="宋体" w:eastAsia="宋体" w:hAnsi="宋体" w:hint="eastAsia"/>
            <w:sz w:val="24"/>
          </w:rPr>
          <w:t>对接</w:t>
        </w:r>
      </w:ins>
      <w:r w:rsidR="004D6012" w:rsidRPr="004D6012">
        <w:rPr>
          <w:rFonts w:ascii="宋体" w:eastAsia="宋体" w:hAnsi="宋体" w:hint="eastAsia"/>
          <w:sz w:val="24"/>
        </w:rPr>
        <w:t>相应运输能力的物流无人机（如载重无人机、冷藏无人机）与物流服务商。</w:t>
      </w:r>
      <w:ins w:id="28" w:author="Han Giraffe" w:date="2025-10-20T16:08:00Z" w16du:dateUtc="2025-10-20T08:08:00Z">
        <w:r>
          <w:rPr>
            <w:rFonts w:ascii="宋体" w:eastAsia="宋体" w:hAnsi="宋体" w:hint="eastAsia"/>
            <w:sz w:val="24"/>
          </w:rPr>
          <w:t>支持图片文档上传。</w:t>
        </w:r>
      </w:ins>
    </w:p>
    <w:p w14:paraId="2D2359B2" w14:textId="437DE2C5" w:rsidR="004D6012" w:rsidRPr="004D6012" w:rsidRDefault="008C5B2E" w:rsidP="003D6F55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【</w:t>
      </w:r>
      <w:r w:rsidR="004D6012" w:rsidRPr="004D6012">
        <w:rPr>
          <w:rFonts w:ascii="宋体" w:eastAsia="宋体" w:hAnsi="宋体" w:hint="eastAsia"/>
          <w:sz w:val="24"/>
        </w:rPr>
        <w:t>支持大宗货物、长期合作的物流需求定制化方案，平台与企业签订长期服务协议，确定固定运输路线、频次与费用。</w:t>
      </w:r>
      <w:r>
        <w:rPr>
          <w:rFonts w:ascii="宋体" w:eastAsia="宋体" w:hAnsi="宋体" w:hint="eastAsia"/>
          <w:sz w:val="24"/>
        </w:rPr>
        <w:t>暂不实现】</w:t>
      </w:r>
    </w:p>
    <w:p w14:paraId="4034DE47" w14:textId="77777777" w:rsidR="004D6012" w:rsidRPr="003D6F55" w:rsidRDefault="004D6012" w:rsidP="003D6F55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D6F55">
        <w:rPr>
          <w:rFonts w:ascii="宋体" w:eastAsia="宋体" w:hAnsi="宋体" w:hint="eastAsia"/>
          <w:b/>
          <w:bCs/>
          <w:sz w:val="24"/>
        </w:rPr>
        <w:t>物流订单与运输管理</w:t>
      </w:r>
    </w:p>
    <w:p w14:paraId="474010C0" w14:textId="2DD2AF4C" w:rsidR="004D6012" w:rsidRPr="004D6012" w:rsidRDefault="00435736" w:rsidP="003D6F55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ins w:id="29" w:author="Han Giraffe" w:date="2025-10-20T16:11:00Z" w16du:dateUtc="2025-10-20T08:11:00Z">
        <w:r>
          <w:rPr>
            <w:rFonts w:ascii="宋体" w:eastAsia="宋体" w:hAnsi="宋体" w:hint="eastAsia"/>
            <w:sz w:val="24"/>
          </w:rPr>
          <w:t>二期工程：</w:t>
        </w:r>
      </w:ins>
      <w:r w:rsidR="004D6012" w:rsidRPr="004D6012">
        <w:rPr>
          <w:rFonts w:ascii="宋体" w:eastAsia="宋体" w:hAnsi="宋体" w:hint="eastAsia"/>
          <w:sz w:val="24"/>
        </w:rPr>
        <w:t>生成物流订单后，记录货物信息、运输路线、服务商信息、预计运输时间等，用户可查询订单详情、</w:t>
      </w:r>
      <w:r w:rsidR="008C5B2E">
        <w:rPr>
          <w:rFonts w:ascii="宋体" w:eastAsia="宋体" w:hAnsi="宋体" w:hint="eastAsia"/>
          <w:sz w:val="24"/>
        </w:rPr>
        <w:t>【</w:t>
      </w:r>
      <w:r w:rsidR="004D6012" w:rsidRPr="004D6012">
        <w:rPr>
          <w:rFonts w:ascii="宋体" w:eastAsia="宋体" w:hAnsi="宋体" w:hint="eastAsia"/>
          <w:sz w:val="24"/>
        </w:rPr>
        <w:t>物流轨迹（无人机实时位置、飞行高度、剩余航程）</w:t>
      </w:r>
      <w:r w:rsidR="008C5B2E">
        <w:rPr>
          <w:rFonts w:ascii="宋体" w:eastAsia="宋体" w:hAnsi="宋体" w:hint="eastAsia"/>
          <w:sz w:val="24"/>
        </w:rPr>
        <w:t>暂不实现】</w:t>
      </w:r>
      <w:r w:rsidR="004D6012" w:rsidRPr="004D6012">
        <w:rPr>
          <w:rFonts w:ascii="宋体" w:eastAsia="宋体" w:hAnsi="宋体" w:hint="eastAsia"/>
          <w:sz w:val="24"/>
        </w:rPr>
        <w:t>、</w:t>
      </w:r>
      <w:r w:rsidR="008C5B2E">
        <w:rPr>
          <w:rFonts w:ascii="宋体" w:eastAsia="宋体" w:hAnsi="宋体" w:hint="eastAsia"/>
          <w:sz w:val="24"/>
        </w:rPr>
        <w:t>【</w:t>
      </w:r>
      <w:r w:rsidR="004D6012" w:rsidRPr="004D6012">
        <w:rPr>
          <w:rFonts w:ascii="宋体" w:eastAsia="宋体" w:hAnsi="宋体" w:hint="eastAsia"/>
          <w:sz w:val="24"/>
        </w:rPr>
        <w:t>货物状态（如温度、震动数据，针对特殊货物）</w:t>
      </w:r>
      <w:r w:rsidR="008C5B2E">
        <w:rPr>
          <w:rFonts w:ascii="宋体" w:eastAsia="宋体" w:hAnsi="宋体" w:hint="eastAsia"/>
          <w:sz w:val="24"/>
        </w:rPr>
        <w:t>暂不实现】</w:t>
      </w:r>
      <w:r w:rsidR="004D6012" w:rsidRPr="004D6012">
        <w:rPr>
          <w:rFonts w:ascii="宋体" w:eastAsia="宋体" w:hAnsi="宋体" w:hint="eastAsia"/>
          <w:sz w:val="24"/>
        </w:rPr>
        <w:t>。</w:t>
      </w:r>
    </w:p>
    <w:p w14:paraId="7FCF701C" w14:textId="77777777" w:rsidR="004D6012" w:rsidRPr="004D6012" w:rsidRDefault="004D6012" w:rsidP="003D6F55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物流服务商通过平台更新运输进度（如 “货物已装载”“正在飞行”“已抵达目的地”“货物已交付”），异常情况（如无人机故障、空域临时管制）实时反馈，平台协助协调备用运力。</w:t>
      </w:r>
    </w:p>
    <w:p w14:paraId="540CE49F" w14:textId="77777777" w:rsidR="004D6012" w:rsidRPr="003D6F55" w:rsidRDefault="004D6012" w:rsidP="003D6F55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D6F55">
        <w:rPr>
          <w:rFonts w:ascii="宋体" w:eastAsia="宋体" w:hAnsi="宋体" w:hint="eastAsia"/>
          <w:b/>
          <w:bCs/>
          <w:sz w:val="24"/>
        </w:rPr>
        <w:t>费用结算与售后</w:t>
      </w:r>
    </w:p>
    <w:p w14:paraId="0DAB8ABF" w14:textId="51DE13F2" w:rsidR="004D6012" w:rsidRPr="004D6012" w:rsidRDefault="00435736" w:rsidP="003D6F55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ins w:id="30" w:author="Han Giraffe" w:date="2025-10-20T16:12:00Z" w16du:dateUtc="2025-10-20T08:12:00Z">
        <w:r>
          <w:rPr>
            <w:rFonts w:ascii="宋体" w:eastAsia="宋体" w:hAnsi="宋体" w:hint="eastAsia"/>
            <w:sz w:val="24"/>
          </w:rPr>
          <w:t>二期工程：</w:t>
        </w:r>
      </w:ins>
      <w:r w:rsidR="004D6012" w:rsidRPr="004D6012">
        <w:rPr>
          <w:rFonts w:ascii="宋体" w:eastAsia="宋体" w:hAnsi="宋体" w:hint="eastAsia"/>
          <w:sz w:val="24"/>
        </w:rPr>
        <w:t>费用按货物重量、运输距离、运输难度、服务类型（如定制化服务）核算，支持预付款、到付、月结等多种结算方式，生成正规物流发票。</w:t>
      </w:r>
    </w:p>
    <w:p w14:paraId="08F672D8" w14:textId="77777777" w:rsidR="004D6012" w:rsidRPr="004D6012" w:rsidRDefault="004D6012" w:rsidP="003D6F55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提供售后保障，若货物在运输过程中出现损坏、丢失，平台根据责任认定协助用户向服务商索赔，保障用户权益。</w:t>
      </w:r>
    </w:p>
    <w:p w14:paraId="71A07772" w14:textId="77777777" w:rsidR="004D6012" w:rsidRPr="003D6F55" w:rsidRDefault="004D6012" w:rsidP="003D6F55">
      <w:pPr>
        <w:pStyle w:val="2"/>
        <w:rPr>
          <w:rFonts w:ascii="宋体" w:eastAsia="宋体" w:hAnsi="宋体"/>
          <w:b/>
          <w:bCs/>
          <w:color w:val="auto"/>
          <w:sz w:val="32"/>
          <w:szCs w:val="32"/>
        </w:rPr>
      </w:pPr>
      <w:r w:rsidRPr="003D6F55">
        <w:rPr>
          <w:rFonts w:ascii="宋体" w:eastAsia="宋体" w:hAnsi="宋体" w:hint="eastAsia"/>
          <w:b/>
          <w:bCs/>
          <w:color w:val="auto"/>
          <w:sz w:val="32"/>
          <w:szCs w:val="32"/>
        </w:rPr>
        <w:t>（三）政务巡检服务</w:t>
      </w:r>
    </w:p>
    <w:p w14:paraId="34134C59" w14:textId="77777777" w:rsidR="004D6012" w:rsidRPr="003D6F55" w:rsidRDefault="004D6012" w:rsidP="003D6F55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D6F55">
        <w:rPr>
          <w:rFonts w:ascii="宋体" w:eastAsia="宋体" w:hAnsi="宋体" w:hint="eastAsia"/>
          <w:b/>
          <w:bCs/>
          <w:sz w:val="24"/>
        </w:rPr>
        <w:t>巡检需求预约与规划</w:t>
      </w:r>
    </w:p>
    <w:p w14:paraId="6364B697" w14:textId="77777777" w:rsidR="004D6012" w:rsidRPr="004D6012" w:rsidRDefault="004D6012" w:rsidP="003D6F55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lastRenderedPageBreak/>
        <w:t>政务部门（如城管、交通、环保、水利）可通过平台预约政务巡检服务，明确巡检场景（如城市道路设施巡检、河道水质巡检、森林防火巡检、交通路况巡检）、巡检区域（具体经纬度范围）、巡检频次（如每日、每周、每月）、巡检重点（如是否排查道路坑洼、河道漂浮物、火情隐患），平台根据需求规划巡检路线与时间。</w:t>
      </w:r>
    </w:p>
    <w:p w14:paraId="29BDAAE7" w14:textId="77777777" w:rsidR="004D6012" w:rsidRPr="004D6012" w:rsidRDefault="004D6012" w:rsidP="003D6F55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支持应急巡检预约，如突发暴雨后对城市内涝点的巡检、台风后对市政设施的受损排查，平台优先调配巡检无人机与团队。</w:t>
      </w:r>
    </w:p>
    <w:p w14:paraId="6C5236E8" w14:textId="77777777" w:rsidR="004D6012" w:rsidRPr="003D6F55" w:rsidRDefault="004D6012" w:rsidP="003D6F55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D6F55">
        <w:rPr>
          <w:rFonts w:ascii="宋体" w:eastAsia="宋体" w:hAnsi="宋体" w:hint="eastAsia"/>
          <w:b/>
          <w:bCs/>
          <w:sz w:val="24"/>
        </w:rPr>
        <w:t>巡检执行与数据反馈</w:t>
      </w:r>
    </w:p>
    <w:p w14:paraId="29115E11" w14:textId="77DD03B6" w:rsidR="004D6012" w:rsidRPr="004D6012" w:rsidRDefault="004D6012" w:rsidP="003D6F55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巡检团队按预约计划执行巡检任务，通过无人机搭载的高清摄像头、传感器（如水质传感器、红外热像仪）采集巡检数据（图像、视频、环境参数）</w:t>
      </w:r>
      <w:r w:rsidR="003D6F55">
        <w:rPr>
          <w:rFonts w:ascii="宋体" w:eastAsia="宋体" w:hAnsi="宋体" w:hint="eastAsia"/>
          <w:sz w:val="24"/>
        </w:rPr>
        <w:t>。</w:t>
      </w:r>
      <w:r w:rsidR="008C5B2E">
        <w:rPr>
          <w:rFonts w:ascii="宋体" w:eastAsia="宋体" w:hAnsi="宋体" w:hint="eastAsia"/>
          <w:sz w:val="24"/>
        </w:rPr>
        <w:t>【</w:t>
      </w:r>
      <w:r w:rsidR="008C5B2E" w:rsidRPr="004D6012">
        <w:rPr>
          <w:rFonts w:ascii="宋体" w:eastAsia="宋体" w:hAnsi="宋体" w:hint="eastAsia"/>
          <w:sz w:val="24"/>
        </w:rPr>
        <w:t>实时上传至平台</w:t>
      </w:r>
      <w:r w:rsidR="008C5B2E">
        <w:rPr>
          <w:rFonts w:ascii="宋体" w:eastAsia="宋体" w:hAnsi="宋体" w:hint="eastAsia"/>
          <w:sz w:val="24"/>
        </w:rPr>
        <w:t>，暂不实现】</w:t>
      </w:r>
    </w:p>
    <w:p w14:paraId="1A52685A" w14:textId="198CF3F4" w:rsidR="004D6012" w:rsidRPr="004D6012" w:rsidRDefault="008C5B2E" w:rsidP="003D6F55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【</w:t>
      </w:r>
      <w:r w:rsidR="004D6012" w:rsidRPr="004D6012">
        <w:rPr>
          <w:rFonts w:ascii="宋体" w:eastAsia="宋体" w:hAnsi="宋体" w:hint="eastAsia"/>
          <w:sz w:val="24"/>
        </w:rPr>
        <w:t>平台对巡检数据进行初步处理，生成巡检报告，标注发现的问题（如 “XX 路段有 3 处坑洼”“XX 河道存在漂浮垃圾”），附带现场图片与位置信息，推送至对应政务部门。</w:t>
      </w:r>
      <w:r>
        <w:rPr>
          <w:rFonts w:ascii="宋体" w:eastAsia="宋体" w:hAnsi="宋体" w:hint="eastAsia"/>
          <w:sz w:val="24"/>
        </w:rPr>
        <w:t>暂不实现】</w:t>
      </w:r>
    </w:p>
    <w:p w14:paraId="667A04AF" w14:textId="162478E0" w:rsidR="004D6012" w:rsidRPr="008C5B2E" w:rsidRDefault="004D6012" w:rsidP="008C5B2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8C5B2E">
        <w:rPr>
          <w:rFonts w:ascii="宋体" w:eastAsia="宋体" w:hAnsi="宋体" w:hint="eastAsia"/>
          <w:b/>
          <w:bCs/>
          <w:sz w:val="24"/>
        </w:rPr>
        <w:t>巡检成果管理与分析</w:t>
      </w:r>
      <w:del w:id="31" w:author="Han Giraffe" w:date="2025-10-20T11:14:00Z" w16du:dateUtc="2025-10-20T03:14:00Z">
        <w:r w:rsidR="008C5B2E" w:rsidDel="00BA672C">
          <w:rPr>
            <w:rFonts w:ascii="宋体" w:eastAsia="宋体" w:hAnsi="宋体" w:hint="eastAsia"/>
            <w:b/>
            <w:bCs/>
            <w:sz w:val="24"/>
          </w:rPr>
          <w:delText>【暂不实现】</w:delText>
        </w:r>
      </w:del>
    </w:p>
    <w:p w14:paraId="72128C0E" w14:textId="00B33829" w:rsidR="004D6012" w:rsidRPr="004D6012" w:rsidRDefault="00BA672C" w:rsidP="003D6F55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ins w:id="32" w:author="Han Giraffe" w:date="2025-10-20T11:15:00Z" w16du:dateUtc="2025-10-20T03:15:00Z">
        <w:r>
          <w:rPr>
            <w:rFonts w:ascii="宋体" w:eastAsia="宋体" w:hAnsi="宋体" w:hint="eastAsia"/>
            <w:sz w:val="24"/>
          </w:rPr>
          <w:t>政务平台目前可以巡检结束可以</w:t>
        </w:r>
        <w:r w:rsidR="00960C28">
          <w:rPr>
            <w:rFonts w:ascii="宋体" w:eastAsia="宋体" w:hAnsi="宋体" w:hint="eastAsia"/>
            <w:sz w:val="24"/>
          </w:rPr>
          <w:t>导出巡检记录报表。</w:t>
        </w:r>
      </w:ins>
      <w:r w:rsidR="004D6012" w:rsidRPr="004D6012">
        <w:rPr>
          <w:rFonts w:ascii="宋体" w:eastAsia="宋体" w:hAnsi="宋体" w:hint="eastAsia"/>
          <w:sz w:val="24"/>
        </w:rPr>
        <w:t>平台存储历史巡检报告与数据，政务部门可查询过往巡检记录，对比不同时期的巡检结果（如河道水质变化趋势、道路设施完好率变化），评估治理效果。</w:t>
      </w:r>
    </w:p>
    <w:p w14:paraId="4C93F729" w14:textId="77777777" w:rsidR="004D6012" w:rsidRPr="004D6012" w:rsidRDefault="004D6012" w:rsidP="003D6F55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支持巡检数据统计分析，按场景、区域、问题类型生成统计图表（如 “月度各区域道路设施问题数量统计图”），为政务决策提供数据支持，助力精准治理。</w:t>
      </w:r>
    </w:p>
    <w:p w14:paraId="637DC652" w14:textId="77777777" w:rsidR="004D6012" w:rsidRPr="008C5B2E" w:rsidRDefault="004D6012" w:rsidP="008C5B2E">
      <w:pPr>
        <w:pStyle w:val="2"/>
        <w:rPr>
          <w:rFonts w:ascii="宋体" w:eastAsia="宋体" w:hAnsi="宋体"/>
          <w:b/>
          <w:bCs/>
          <w:color w:val="auto"/>
          <w:sz w:val="32"/>
          <w:szCs w:val="32"/>
        </w:rPr>
      </w:pPr>
      <w:r w:rsidRPr="008C5B2E">
        <w:rPr>
          <w:rFonts w:ascii="宋体" w:eastAsia="宋体" w:hAnsi="宋体" w:hint="eastAsia"/>
          <w:b/>
          <w:bCs/>
          <w:color w:val="auto"/>
          <w:sz w:val="32"/>
          <w:szCs w:val="32"/>
        </w:rPr>
        <w:t>（四）无人机吊运服务</w:t>
      </w:r>
    </w:p>
    <w:p w14:paraId="6B2E1D3D" w14:textId="77777777" w:rsidR="004D6012" w:rsidRPr="008C5B2E" w:rsidRDefault="004D6012" w:rsidP="008C5B2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8C5B2E">
        <w:rPr>
          <w:rFonts w:ascii="宋体" w:eastAsia="宋体" w:hAnsi="宋体" w:hint="eastAsia"/>
          <w:b/>
          <w:bCs/>
          <w:sz w:val="24"/>
        </w:rPr>
        <w:t>吊运需求提交与评估</w:t>
      </w:r>
    </w:p>
    <w:p w14:paraId="6324AB1D" w14:textId="74C4E372" w:rsidR="004D6012" w:rsidRPr="004D6012" w:rsidRDefault="004D6012" w:rsidP="008C5B2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用户（如工程企业、救援机构、个人）提交吊运</w:t>
      </w:r>
      <w:ins w:id="33" w:author="Han Giraffe" w:date="2025-10-20T16:12:00Z" w16du:dateUtc="2025-10-20T08:12:00Z">
        <w:r w:rsidR="00E12BB2">
          <w:rPr>
            <w:rFonts w:ascii="宋体" w:eastAsia="宋体" w:hAnsi="宋体" w:hint="eastAsia"/>
            <w:sz w:val="24"/>
          </w:rPr>
          <w:t>申请</w:t>
        </w:r>
      </w:ins>
      <w:del w:id="34" w:author="Han Giraffe" w:date="2025-10-20T16:12:00Z" w16du:dateUtc="2025-10-20T08:12:00Z">
        <w:r w:rsidRPr="004D6012" w:rsidDel="00E12BB2">
          <w:rPr>
            <w:rFonts w:ascii="宋体" w:eastAsia="宋体" w:hAnsi="宋体" w:hint="eastAsia"/>
            <w:sz w:val="24"/>
          </w:rPr>
          <w:delText>需求</w:delText>
        </w:r>
      </w:del>
      <w:r w:rsidRPr="004D6012">
        <w:rPr>
          <w:rFonts w:ascii="宋体" w:eastAsia="宋体" w:hAnsi="宋体" w:hint="eastAsia"/>
          <w:sz w:val="24"/>
        </w:rPr>
        <w:t>，填写吊运物品名称、重量、体积、形态（如散装、箱体）、吊运起点与终点（需明确是否为开阔场地、有无障碍物）、吊运时间、安全要求（如是否需要稳定吊运、避免晃</w:t>
      </w:r>
      <w:r w:rsidRPr="004D6012">
        <w:rPr>
          <w:rFonts w:ascii="宋体" w:eastAsia="宋体" w:hAnsi="宋体" w:hint="eastAsia"/>
          <w:sz w:val="24"/>
        </w:rPr>
        <w:lastRenderedPageBreak/>
        <w:t>动），平台</w:t>
      </w:r>
      <w:r w:rsidR="008C5B2E">
        <w:rPr>
          <w:rFonts w:ascii="宋体" w:eastAsia="宋体" w:hAnsi="宋体" w:hint="eastAsia"/>
          <w:sz w:val="24"/>
        </w:rPr>
        <w:t>运营人员</w:t>
      </w:r>
      <w:r w:rsidRPr="004D6012">
        <w:rPr>
          <w:rFonts w:ascii="宋体" w:eastAsia="宋体" w:hAnsi="宋体" w:hint="eastAsia"/>
          <w:sz w:val="24"/>
        </w:rPr>
        <w:t>评估需求可行性（如无人机载重是否匹配、吊运场地是否符合安全标准），反馈评估结果并匹配合适的吊运无人机。</w:t>
      </w:r>
    </w:p>
    <w:p w14:paraId="10C55E6A" w14:textId="77777777" w:rsidR="004D6012" w:rsidRPr="004D6012" w:rsidRDefault="004D6012" w:rsidP="008C5B2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针对特殊吊运场景（如工程建设中建材吊运、应急救援中人员或物资吊运），平台安排专业团队现场勘察，制定详细吊运方案（如飞行路线规划、安全防护措施）。</w:t>
      </w:r>
    </w:p>
    <w:p w14:paraId="7EC3CB0A" w14:textId="77777777" w:rsidR="004D6012" w:rsidRPr="008C5B2E" w:rsidRDefault="004D6012" w:rsidP="008C5B2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8C5B2E">
        <w:rPr>
          <w:rFonts w:ascii="宋体" w:eastAsia="宋体" w:hAnsi="宋体" w:hint="eastAsia"/>
          <w:b/>
          <w:bCs/>
          <w:sz w:val="24"/>
        </w:rPr>
        <w:t>吊运订单与过程管理</w:t>
      </w:r>
    </w:p>
    <w:p w14:paraId="38514A3A" w14:textId="77777777" w:rsidR="004D6012" w:rsidRPr="004D6012" w:rsidRDefault="004D6012" w:rsidP="008C5B2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确认需求后生成吊运订单，明确吊运服务内容、费用、双方权责、安全预案，用户支付预付款后订单生效。</w:t>
      </w:r>
    </w:p>
    <w:p w14:paraId="219955D5" w14:textId="5F2CB48C" w:rsidR="004D6012" w:rsidRPr="004D6012" w:rsidRDefault="008C5B2E" w:rsidP="008C5B2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【</w:t>
      </w:r>
      <w:r w:rsidR="004D6012" w:rsidRPr="004D6012">
        <w:rPr>
          <w:rFonts w:ascii="宋体" w:eastAsia="宋体" w:hAnsi="宋体" w:hint="eastAsia"/>
          <w:sz w:val="24"/>
        </w:rPr>
        <w:t>吊运过程中，平台实时监控无人机飞行状态、吊运物品稳定性，通过无人机搭载的摄像头实时传输吊运画面，用户可远程查看；若出现物品晃动、无人机异常等情况，操作人员立即调整，确保吊运安全。</w:t>
      </w:r>
      <w:r>
        <w:rPr>
          <w:rFonts w:ascii="宋体" w:eastAsia="宋体" w:hAnsi="宋体" w:hint="eastAsia"/>
          <w:sz w:val="24"/>
        </w:rPr>
        <w:t>暂不实现】</w:t>
      </w:r>
    </w:p>
    <w:p w14:paraId="127EA027" w14:textId="77777777" w:rsidR="004D6012" w:rsidRPr="008C5B2E" w:rsidRDefault="004D6012" w:rsidP="008C5B2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8C5B2E">
        <w:rPr>
          <w:rFonts w:ascii="宋体" w:eastAsia="宋体" w:hAnsi="宋体" w:hint="eastAsia"/>
          <w:b/>
          <w:bCs/>
          <w:sz w:val="24"/>
        </w:rPr>
        <w:t>费用结算与安全验收</w:t>
      </w:r>
    </w:p>
    <w:p w14:paraId="1ED2AE7E" w14:textId="77777777" w:rsidR="004D6012" w:rsidRPr="004D6012" w:rsidRDefault="004D6012" w:rsidP="008C5B2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吊运完成后，根据实际吊运时长、物品重量、服务难度核算最终费用，用户支付尾款，平台生成费用结算报告。</w:t>
      </w:r>
    </w:p>
    <w:p w14:paraId="137CE5B4" w14:textId="77777777" w:rsidR="004D6012" w:rsidRPr="004D6012" w:rsidRDefault="004D6012" w:rsidP="008C5B2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用户对吊运结果（如物品是否完好、是否按要求送达指定位置）进行验收，验收合格后订单完成；若出现物品损坏，按订单约定进行赔偿处理。</w:t>
      </w:r>
    </w:p>
    <w:p w14:paraId="3984DA45" w14:textId="77777777" w:rsidR="004D6012" w:rsidRPr="008C5B2E" w:rsidRDefault="004D6012" w:rsidP="008C5B2E">
      <w:pPr>
        <w:pStyle w:val="2"/>
        <w:rPr>
          <w:rFonts w:ascii="宋体" w:eastAsia="宋体" w:hAnsi="宋体"/>
          <w:b/>
          <w:bCs/>
          <w:color w:val="auto"/>
          <w:sz w:val="32"/>
          <w:szCs w:val="32"/>
        </w:rPr>
      </w:pPr>
      <w:r w:rsidRPr="008C5B2E">
        <w:rPr>
          <w:rFonts w:ascii="宋体" w:eastAsia="宋体" w:hAnsi="宋体" w:hint="eastAsia"/>
          <w:b/>
          <w:bCs/>
          <w:color w:val="auto"/>
          <w:sz w:val="32"/>
          <w:szCs w:val="32"/>
        </w:rPr>
        <w:t>（五）无人机托管服务</w:t>
      </w:r>
    </w:p>
    <w:p w14:paraId="38B66587" w14:textId="77777777" w:rsidR="004D6012" w:rsidRPr="004D6012" w:rsidRDefault="004D6012" w:rsidP="008C5B2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8C5B2E">
        <w:rPr>
          <w:rFonts w:ascii="宋体" w:eastAsia="宋体" w:hAnsi="宋体" w:hint="eastAsia"/>
          <w:b/>
          <w:bCs/>
          <w:sz w:val="24"/>
        </w:rPr>
        <w:t>线上预约：</w:t>
      </w:r>
      <w:r w:rsidRPr="004D6012">
        <w:rPr>
          <w:rFonts w:ascii="宋体" w:eastAsia="宋体" w:hAnsi="宋体" w:hint="eastAsia"/>
          <w:sz w:val="24"/>
        </w:rPr>
        <w:t>用户根据自身需求（如短期托管、长期托管、特定场景托管），在平台选择托管类型、填写无人机数量、型号、托管周期、存放要求等信息，提交托管预约申请，等待平台或托管机构确认。</w:t>
      </w:r>
    </w:p>
    <w:p w14:paraId="4861CB6D" w14:textId="77777777" w:rsidR="004D6012" w:rsidRPr="004D6012" w:rsidRDefault="004D6012" w:rsidP="008C5B2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8C5B2E">
        <w:rPr>
          <w:rFonts w:ascii="宋体" w:eastAsia="宋体" w:hAnsi="宋体" w:hint="eastAsia"/>
          <w:b/>
          <w:bCs/>
          <w:sz w:val="24"/>
        </w:rPr>
        <w:t>订单管理：</w:t>
      </w:r>
      <w:r w:rsidRPr="004D6012">
        <w:rPr>
          <w:rFonts w:ascii="宋体" w:eastAsia="宋体" w:hAnsi="宋体" w:hint="eastAsia"/>
          <w:sz w:val="24"/>
        </w:rPr>
        <w:t>实现托管订单的全生命周期管理，用户可创建托管订单、查看订单审核状态、修改托管需求（在订单未确认前）、取消订单（符合取消规则时）；托管机构通过系统审核订单、更新托管状态。</w:t>
      </w:r>
    </w:p>
    <w:p w14:paraId="6AC5F733" w14:textId="77777777" w:rsidR="004D6012" w:rsidRPr="004D6012" w:rsidRDefault="004D6012" w:rsidP="008C5B2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8C5B2E">
        <w:rPr>
          <w:rFonts w:ascii="宋体" w:eastAsia="宋体" w:hAnsi="宋体" w:hint="eastAsia"/>
          <w:b/>
          <w:bCs/>
          <w:sz w:val="24"/>
        </w:rPr>
        <w:t>进度跟踪：</w:t>
      </w:r>
      <w:r w:rsidRPr="004D6012">
        <w:rPr>
          <w:rFonts w:ascii="宋体" w:eastAsia="宋体" w:hAnsi="宋体" w:hint="eastAsia"/>
          <w:sz w:val="24"/>
        </w:rPr>
        <w:t>实时更新托管进度，从订单确认、无人机接收、入库登记、日常维护到托管结束返还等环节，均会记录并同步至平台，用户可随时了解托管无人机的当前状态与托管周期进度。</w:t>
      </w:r>
    </w:p>
    <w:p w14:paraId="47A9613A" w14:textId="77777777" w:rsidR="004D6012" w:rsidRPr="004D6012" w:rsidRDefault="004D6012" w:rsidP="008C5B2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8C5B2E">
        <w:rPr>
          <w:rFonts w:ascii="宋体" w:eastAsia="宋体" w:hAnsi="宋体" w:hint="eastAsia"/>
          <w:b/>
          <w:bCs/>
          <w:sz w:val="24"/>
        </w:rPr>
        <w:lastRenderedPageBreak/>
        <w:t>费用结算：</w:t>
      </w:r>
      <w:r w:rsidRPr="004D6012">
        <w:rPr>
          <w:rFonts w:ascii="宋体" w:eastAsia="宋体" w:hAnsi="宋体" w:hint="eastAsia"/>
          <w:sz w:val="24"/>
        </w:rPr>
        <w:t>根据托管类型、托管周期、无人机数量及额外服务（如定期检测、电池养护）等因素，系统自动核算托管费用，生成费用明细，用户在托管开始前或按约定周期通过平台完成费用支付。</w:t>
      </w:r>
    </w:p>
    <w:p w14:paraId="4803D818" w14:textId="77777777" w:rsidR="004D6012" w:rsidRPr="004D6012" w:rsidRDefault="004D6012" w:rsidP="008C5B2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8C5B2E">
        <w:rPr>
          <w:rFonts w:ascii="宋体" w:eastAsia="宋体" w:hAnsi="宋体" w:hint="eastAsia"/>
          <w:b/>
          <w:bCs/>
          <w:sz w:val="24"/>
        </w:rPr>
        <w:t>设备状态监控：</w:t>
      </w:r>
      <w:r w:rsidRPr="004D6012">
        <w:rPr>
          <w:rFonts w:ascii="宋体" w:eastAsia="宋体" w:hAnsi="宋体" w:hint="eastAsia"/>
          <w:sz w:val="24"/>
        </w:rPr>
        <w:t>通过物联网技术对托管的无人机设备进行实时状态监控，包括电池电量、机身完好度、存储环境温湿度等数据，一旦出现异常（如电池亏电、环境湿度超标），系统立即向托管机构及用户发送预警信息，保障设备安全。</w:t>
      </w:r>
    </w:p>
    <w:p w14:paraId="6AA3E032" w14:textId="4FF1967C" w:rsidR="004D6012" w:rsidRPr="0063395E" w:rsidRDefault="004D6012" w:rsidP="0063395E">
      <w:pPr>
        <w:pStyle w:val="2"/>
        <w:rPr>
          <w:rFonts w:ascii="宋体" w:eastAsia="宋体" w:hAnsi="宋体"/>
          <w:b/>
          <w:bCs/>
          <w:color w:val="auto"/>
          <w:sz w:val="32"/>
          <w:szCs w:val="32"/>
        </w:rPr>
      </w:pPr>
      <w:r w:rsidRP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（</w:t>
      </w:r>
      <w:r w:rsid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六</w:t>
      </w:r>
      <w:r w:rsidRP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）无人机维修保养服务</w:t>
      </w:r>
    </w:p>
    <w:p w14:paraId="2BDCD6F3" w14:textId="0503D15E" w:rsidR="004D6012" w:rsidRPr="004D6012" w:rsidRDefault="004D6012" w:rsidP="0063395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线上预约：</w:t>
      </w:r>
      <w:r w:rsidRPr="004D6012">
        <w:rPr>
          <w:rFonts w:ascii="宋体" w:eastAsia="宋体" w:hAnsi="宋体" w:hint="eastAsia"/>
          <w:sz w:val="24"/>
        </w:rPr>
        <w:t>支持用户通过平台填写无人机型号、故障现象、所在地区、期望维修时间等信息，发起维修保养服务预约请求，</w:t>
      </w:r>
      <w:ins w:id="35" w:author="Han Giraffe" w:date="2025-10-20T10:59:00Z" w16du:dateUtc="2025-10-20T02:59:00Z">
        <w:r w:rsidR="00460E1D" w:rsidRPr="004D6012" w:rsidDel="00460E1D">
          <w:rPr>
            <w:rFonts w:ascii="宋体" w:eastAsia="宋体" w:hAnsi="宋体" w:hint="eastAsia"/>
            <w:sz w:val="24"/>
          </w:rPr>
          <w:t xml:space="preserve"> </w:t>
        </w:r>
      </w:ins>
      <w:del w:id="36" w:author="Han Giraffe" w:date="2025-10-20T10:59:00Z" w16du:dateUtc="2025-10-20T02:59:00Z">
        <w:r w:rsidRPr="004D6012" w:rsidDel="00460E1D">
          <w:rPr>
            <w:rFonts w:ascii="宋体" w:eastAsia="宋体" w:hAnsi="宋体" w:hint="eastAsia"/>
            <w:sz w:val="24"/>
          </w:rPr>
          <w:delText>系统自动匹配就近或符合用户需求的维修服务商，生成预约订单。</w:delText>
        </w:r>
      </w:del>
    </w:p>
    <w:p w14:paraId="522EFA9F" w14:textId="77777777" w:rsidR="004D6012" w:rsidRPr="004D6012" w:rsidRDefault="004D6012" w:rsidP="0063395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故障诊断：</w:t>
      </w:r>
      <w:r w:rsidRPr="004D6012">
        <w:rPr>
          <w:rFonts w:ascii="宋体" w:eastAsia="宋体" w:hAnsi="宋体" w:hint="eastAsia"/>
          <w:sz w:val="24"/>
        </w:rPr>
        <w:t>提供实时客服连线故障诊断功能，用户可通过文字、图片、视频等方式向客服描述无人机故障，客服结合专业知识为用户初步判断故障原因，指导简单故障排查，无法远程解决的则引导进入正式维修流程。</w:t>
      </w:r>
    </w:p>
    <w:p w14:paraId="6F519780" w14:textId="77777777" w:rsidR="004D6012" w:rsidRPr="004D6012" w:rsidRDefault="004D6012" w:rsidP="0063395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订单管理：</w:t>
      </w:r>
      <w:r w:rsidRPr="004D6012">
        <w:rPr>
          <w:rFonts w:ascii="宋体" w:eastAsia="宋体" w:hAnsi="宋体" w:hint="eastAsia"/>
          <w:sz w:val="24"/>
        </w:rPr>
        <w:t>涵盖维修保养订单的创建、查询、修改、取消等全流程操作，用户可随时查看订单详情（如维修项目、预计费用、服务商信息），维修服务商可通过系统更新订单状态（如已接单、维修中、已完成）。</w:t>
      </w:r>
    </w:p>
    <w:p w14:paraId="282DFF5D" w14:textId="77777777" w:rsidR="004D6012" w:rsidRPr="004D6012" w:rsidRDefault="004D6012" w:rsidP="0063395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进度跟踪：</w:t>
      </w:r>
      <w:r w:rsidRPr="004D6012">
        <w:rPr>
          <w:rFonts w:ascii="宋体" w:eastAsia="宋体" w:hAnsi="宋体" w:hint="eastAsia"/>
          <w:sz w:val="24"/>
        </w:rPr>
        <w:t>系统实时同步维修进度，从服务商接单、设备检测、配件更换到维修完成等每个环节，均会向用户推送进度通知，用户也可主动登录平台查询，避免信息不对称。</w:t>
      </w:r>
    </w:p>
    <w:p w14:paraId="07AA61FD" w14:textId="77777777" w:rsidR="004D6012" w:rsidRPr="004D6012" w:rsidRDefault="004D6012" w:rsidP="0063395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费用结算与报告：</w:t>
      </w:r>
      <w:r w:rsidRPr="004D6012">
        <w:rPr>
          <w:rFonts w:ascii="宋体" w:eastAsia="宋体" w:hAnsi="宋体" w:hint="eastAsia"/>
          <w:sz w:val="24"/>
        </w:rPr>
        <w:t>维修完成后，系统根据实际维修项目及费用标准生成结算清单，用户通过平台支持的支付方式完成费用支付；同时生成详细的维修报告，包含故障原因、维修措施、更换配件、设备当前性能等信息，供用户查阅与留存。</w:t>
      </w:r>
    </w:p>
    <w:p w14:paraId="2E7DDA2A" w14:textId="02723D0E" w:rsidR="004D6012" w:rsidRPr="0063395E" w:rsidRDefault="004D6012" w:rsidP="0063395E">
      <w:pPr>
        <w:pStyle w:val="2"/>
        <w:rPr>
          <w:rFonts w:ascii="宋体" w:eastAsia="宋体" w:hAnsi="宋体"/>
          <w:b/>
          <w:bCs/>
          <w:color w:val="auto"/>
          <w:sz w:val="32"/>
          <w:szCs w:val="32"/>
        </w:rPr>
      </w:pPr>
      <w:r w:rsidRP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（</w:t>
      </w:r>
      <w:r w:rsid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七</w:t>
      </w:r>
      <w:r w:rsidRP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）低空研学板块</w:t>
      </w:r>
    </w:p>
    <w:p w14:paraId="2D273A07" w14:textId="77777777" w:rsidR="004D6012" w:rsidRPr="0063395E" w:rsidRDefault="004D6012" w:rsidP="004D601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展示功能</w:t>
      </w:r>
    </w:p>
    <w:p w14:paraId="54E9DDEE" w14:textId="77777777" w:rsidR="004D6012" w:rsidRPr="004D6012" w:rsidRDefault="004D6012" w:rsidP="0063395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lastRenderedPageBreak/>
        <w:t>研学基地展示介绍：以图文、视频等形式，详细展示研学基地的地理位置、场地规模、设施设备（如无人机实操场地、理论教学教室、模拟飞行设备）、师资力量、往期研学活动案例等信息，帮助用户全面了解基地情况。</w:t>
      </w:r>
    </w:p>
    <w:p w14:paraId="2AF3E6ED" w14:textId="77777777" w:rsidR="004D6012" w:rsidRPr="004D6012" w:rsidRDefault="004D6012" w:rsidP="0063395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研学成果展示：展示往期研学活动中学员的学习成果，包括无人机操作技能考核成绩、研学报告、创意作品（如无人机航拍视频、编程控制作品）、学员心得分享等内容，为潜在参与者提供参考。</w:t>
      </w:r>
    </w:p>
    <w:p w14:paraId="69EEE86A" w14:textId="77777777" w:rsidR="004D6012" w:rsidRPr="0063395E" w:rsidRDefault="004D6012" w:rsidP="0063395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报名与申请</w:t>
      </w:r>
    </w:p>
    <w:p w14:paraId="0D570DF1" w14:textId="77777777" w:rsidR="004D6012" w:rsidRPr="004D6012" w:rsidRDefault="004D6012" w:rsidP="0063395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研学申请递交：针对特定研学项目（如校园合作研学、企业定制研学），用户（学校、企业或个人）需填写申请信息（如参与人数、研学需求、期望时间），并提交相关证明材料（如学校介绍信、企业资质），等待平台或基地审核。</w:t>
      </w:r>
    </w:p>
    <w:p w14:paraId="5FBE8B73" w14:textId="546B0127" w:rsidR="004D6012" w:rsidRPr="004D6012" w:rsidRDefault="004D6012" w:rsidP="0063395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研学活动报名：针对公开招募的研学活动（如周末研学营、假期集训），用户可查看活动详情（如时间、地点、费用、报名要求），在线填写参与人信息（</w:t>
      </w:r>
      <w:ins w:id="37" w:author="Han Giraffe" w:date="2025-10-20T15:42:00Z" w16du:dateUtc="2025-10-20T07:42:00Z">
        <w:r w:rsidR="002900E0">
          <w:rPr>
            <w:rFonts w:ascii="宋体" w:eastAsia="宋体" w:hAnsi="宋体" w:hint="eastAsia"/>
            <w:sz w:val="24"/>
          </w:rPr>
          <w:t>人数</w:t>
        </w:r>
        <w:r w:rsidR="00702CA8">
          <w:rPr>
            <w:rFonts w:ascii="宋体" w:eastAsia="宋体" w:hAnsi="宋体" w:hint="eastAsia"/>
            <w:sz w:val="24"/>
          </w:rPr>
          <w:t>、日期</w:t>
        </w:r>
        <w:r w:rsidR="00DC2238">
          <w:rPr>
            <w:rFonts w:ascii="宋体" w:eastAsia="宋体" w:hAnsi="宋体" w:hint="eastAsia"/>
            <w:sz w:val="24"/>
          </w:rPr>
          <w:t>、报名项目</w:t>
        </w:r>
      </w:ins>
      <w:del w:id="38" w:author="Han Giraffe" w:date="2025-10-20T15:42:00Z" w16du:dateUtc="2025-10-20T07:42:00Z">
        <w:r w:rsidRPr="004D6012" w:rsidDel="002900E0">
          <w:rPr>
            <w:rFonts w:ascii="宋体" w:eastAsia="宋体" w:hAnsi="宋体" w:hint="eastAsia"/>
            <w:sz w:val="24"/>
          </w:rPr>
          <w:delText>姓名、年龄、联系方式、健康状况</w:delText>
        </w:r>
      </w:del>
      <w:r w:rsidRPr="004D6012">
        <w:rPr>
          <w:rFonts w:ascii="宋体" w:eastAsia="宋体" w:hAnsi="宋体" w:hint="eastAsia"/>
          <w:sz w:val="24"/>
        </w:rPr>
        <w:t>），</w:t>
      </w:r>
      <w:ins w:id="39" w:author="Han Giraffe" w:date="2025-10-20T11:01:00Z" w16du:dateUtc="2025-10-20T03:01:00Z">
        <w:r w:rsidR="00316EB3">
          <w:rPr>
            <w:rFonts w:ascii="宋体" w:eastAsia="宋体" w:hAnsi="宋体" w:hint="eastAsia"/>
            <w:sz w:val="24"/>
          </w:rPr>
          <w:t>并递交申请</w:t>
        </w:r>
      </w:ins>
      <w:del w:id="40" w:author="Han Giraffe" w:date="2025-10-20T11:01:00Z" w16du:dateUtc="2025-10-20T03:01:00Z">
        <w:r w:rsidRPr="004D6012" w:rsidDel="00C522D6">
          <w:rPr>
            <w:rFonts w:ascii="宋体" w:eastAsia="宋体" w:hAnsi="宋体" w:hint="eastAsia"/>
            <w:sz w:val="24"/>
          </w:rPr>
          <w:delText>完成报名缴费，获取活动通知。</w:delText>
        </w:r>
      </w:del>
    </w:p>
    <w:p w14:paraId="2BF89DC2" w14:textId="04F4A91C" w:rsidR="004D6012" w:rsidRPr="0063395E" w:rsidRDefault="004D6012" w:rsidP="0063395E">
      <w:pPr>
        <w:pStyle w:val="2"/>
        <w:rPr>
          <w:rFonts w:ascii="宋体" w:eastAsia="宋体" w:hAnsi="宋体"/>
          <w:b/>
          <w:bCs/>
          <w:color w:val="auto"/>
          <w:sz w:val="32"/>
          <w:szCs w:val="32"/>
        </w:rPr>
      </w:pPr>
      <w:r w:rsidRP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（</w:t>
      </w:r>
      <w:r w:rsid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八</w:t>
      </w:r>
      <w:r w:rsidRP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）无人机二手交易服务</w:t>
      </w:r>
    </w:p>
    <w:p w14:paraId="672A5996" w14:textId="2A9DF916" w:rsidR="004D6012" w:rsidRPr="004D6012" w:rsidRDefault="004D6012" w:rsidP="0063395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交易订单管理：</w:t>
      </w:r>
      <w:r w:rsidRPr="004D6012">
        <w:rPr>
          <w:rFonts w:ascii="宋体" w:eastAsia="宋体" w:hAnsi="宋体" w:hint="eastAsia"/>
          <w:sz w:val="24"/>
        </w:rPr>
        <w:t>覆盖二手交易的全流程，</w:t>
      </w:r>
      <w:del w:id="41" w:author="Han Giraffe" w:date="2025-10-20T11:02:00Z" w16du:dateUtc="2025-10-20T03:02:00Z">
        <w:r w:rsidRPr="004D6012" w:rsidDel="00787A84">
          <w:rPr>
            <w:rFonts w:ascii="宋体" w:eastAsia="宋体" w:hAnsi="宋体" w:hint="eastAsia"/>
            <w:sz w:val="24"/>
          </w:rPr>
          <w:delText>卖方</w:delText>
        </w:r>
      </w:del>
      <w:ins w:id="42" w:author="Han Giraffe" w:date="2025-10-20T11:02:00Z" w16du:dateUtc="2025-10-20T03:02:00Z">
        <w:r w:rsidR="00787A84">
          <w:rPr>
            <w:rFonts w:ascii="宋体" w:eastAsia="宋体" w:hAnsi="宋体" w:hint="eastAsia"/>
            <w:sz w:val="24"/>
          </w:rPr>
          <w:t>平台</w:t>
        </w:r>
      </w:ins>
      <w:del w:id="43" w:author="Han Giraffe" w:date="2025-10-20T11:02:00Z" w16du:dateUtc="2025-10-20T03:02:00Z">
        <w:r w:rsidRPr="004D6012" w:rsidDel="00787A84">
          <w:rPr>
            <w:rFonts w:ascii="宋体" w:eastAsia="宋体" w:hAnsi="宋体" w:hint="eastAsia"/>
            <w:sz w:val="24"/>
          </w:rPr>
          <w:delText>可</w:delText>
        </w:r>
      </w:del>
      <w:r w:rsidRPr="004D6012">
        <w:rPr>
          <w:rFonts w:ascii="宋体" w:eastAsia="宋体" w:hAnsi="宋体" w:hint="eastAsia"/>
          <w:sz w:val="24"/>
        </w:rPr>
        <w:t>发布</w:t>
      </w:r>
      <w:ins w:id="44" w:author="Han Giraffe" w:date="2025-10-20T11:03:00Z" w16du:dateUtc="2025-10-20T03:03:00Z">
        <w:r w:rsidR="00816DB2">
          <w:rPr>
            <w:rFonts w:ascii="宋体" w:eastAsia="宋体" w:hAnsi="宋体" w:hint="eastAsia"/>
            <w:sz w:val="24"/>
          </w:rPr>
          <w:t>上架</w:t>
        </w:r>
      </w:ins>
      <w:r w:rsidRPr="004D6012">
        <w:rPr>
          <w:rFonts w:ascii="宋体" w:eastAsia="宋体" w:hAnsi="宋体" w:hint="eastAsia"/>
          <w:sz w:val="24"/>
        </w:rPr>
        <w:t>无人机二手信息（型号、使用年限、成色、性能状况、价格）</w:t>
      </w:r>
      <w:del w:id="45" w:author="Han Giraffe" w:date="2025-10-20T11:02:00Z" w16du:dateUtc="2025-10-20T03:02:00Z">
        <w:r w:rsidRPr="004D6012" w:rsidDel="00787A84">
          <w:rPr>
            <w:rFonts w:ascii="宋体" w:eastAsia="宋体" w:hAnsi="宋体" w:hint="eastAsia"/>
            <w:sz w:val="24"/>
          </w:rPr>
          <w:delText>并创建出售订单</w:delText>
        </w:r>
      </w:del>
      <w:r w:rsidRPr="004D6012">
        <w:rPr>
          <w:rFonts w:ascii="宋体" w:eastAsia="宋体" w:hAnsi="宋体" w:hint="eastAsia"/>
          <w:sz w:val="24"/>
        </w:rPr>
        <w:t>，买方可浏览商品、下单购买，系统记录订单状态（如待付款、待发货、待收货、已完成、售后中），</w:t>
      </w:r>
      <w:del w:id="46" w:author="Han Giraffe" w:date="2025-10-20T11:02:00Z" w16du:dateUtc="2025-10-20T03:02:00Z">
        <w:r w:rsidRPr="004D6012" w:rsidDel="00816DB2">
          <w:rPr>
            <w:rFonts w:ascii="宋体" w:eastAsia="宋体" w:hAnsi="宋体" w:hint="eastAsia"/>
            <w:sz w:val="24"/>
          </w:rPr>
          <w:delText>买卖双方</w:delText>
        </w:r>
      </w:del>
      <w:ins w:id="47" w:author="Han Giraffe" w:date="2025-10-20T11:02:00Z" w16du:dateUtc="2025-10-20T03:02:00Z">
        <w:r w:rsidR="00816DB2">
          <w:rPr>
            <w:rFonts w:ascii="宋体" w:eastAsia="宋体" w:hAnsi="宋体" w:hint="eastAsia"/>
            <w:sz w:val="24"/>
          </w:rPr>
          <w:t>用户</w:t>
        </w:r>
      </w:ins>
      <w:r w:rsidRPr="004D6012">
        <w:rPr>
          <w:rFonts w:ascii="宋体" w:eastAsia="宋体" w:hAnsi="宋体" w:hint="eastAsia"/>
          <w:sz w:val="24"/>
        </w:rPr>
        <w:t>可查看订单详情与操作日志。</w:t>
      </w:r>
    </w:p>
    <w:p w14:paraId="5EBBCB7F" w14:textId="59C818FE" w:rsidR="004D6012" w:rsidRPr="004D6012" w:rsidRDefault="004D6012" w:rsidP="0063395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交易进度跟踪：</w:t>
      </w:r>
      <w:r w:rsidRPr="004D6012">
        <w:rPr>
          <w:rFonts w:ascii="宋体" w:eastAsia="宋体" w:hAnsi="宋体" w:hint="eastAsia"/>
          <w:sz w:val="24"/>
        </w:rPr>
        <w:t>实时反馈交易各环节进度，从买方下单付款、卖方发货、物流运输到买方收货确认，每个节点均会更新至平台并通知</w:t>
      </w:r>
      <w:del w:id="48" w:author="Han Giraffe" w:date="2025-10-20T11:03:00Z" w16du:dateUtc="2025-10-20T03:03:00Z">
        <w:r w:rsidRPr="004D6012" w:rsidDel="004360E4">
          <w:rPr>
            <w:rFonts w:ascii="宋体" w:eastAsia="宋体" w:hAnsi="宋体" w:hint="eastAsia"/>
            <w:sz w:val="24"/>
          </w:rPr>
          <w:delText>买卖双方</w:delText>
        </w:r>
      </w:del>
      <w:ins w:id="49" w:author="Han Giraffe" w:date="2025-10-20T11:03:00Z" w16du:dateUtc="2025-10-20T03:03:00Z">
        <w:r w:rsidR="004360E4">
          <w:rPr>
            <w:rFonts w:ascii="宋体" w:eastAsia="宋体" w:hAnsi="宋体" w:hint="eastAsia"/>
            <w:sz w:val="24"/>
          </w:rPr>
          <w:t>用户</w:t>
        </w:r>
      </w:ins>
      <w:r w:rsidRPr="004D6012">
        <w:rPr>
          <w:rFonts w:ascii="宋体" w:eastAsia="宋体" w:hAnsi="宋体" w:hint="eastAsia"/>
          <w:sz w:val="24"/>
        </w:rPr>
        <w:t>，</w:t>
      </w:r>
      <w:del w:id="50" w:author="Han Giraffe" w:date="2025-10-20T11:03:00Z" w16du:dateUtc="2025-10-20T03:03:00Z">
        <w:r w:rsidRPr="004D6012" w:rsidDel="004360E4">
          <w:rPr>
            <w:rFonts w:ascii="宋体" w:eastAsia="宋体" w:hAnsi="宋体" w:hint="eastAsia"/>
            <w:sz w:val="24"/>
          </w:rPr>
          <w:delText>买方</w:delText>
        </w:r>
      </w:del>
      <w:ins w:id="51" w:author="Han Giraffe" w:date="2025-10-20T11:03:00Z" w16du:dateUtc="2025-10-20T03:03:00Z">
        <w:r w:rsidR="004360E4">
          <w:rPr>
            <w:rFonts w:ascii="宋体" w:eastAsia="宋体" w:hAnsi="宋体" w:hint="eastAsia"/>
            <w:sz w:val="24"/>
          </w:rPr>
          <w:t>用户</w:t>
        </w:r>
      </w:ins>
      <w:r w:rsidRPr="004D6012">
        <w:rPr>
          <w:rFonts w:ascii="宋体" w:eastAsia="宋体" w:hAnsi="宋体" w:hint="eastAsia"/>
          <w:sz w:val="24"/>
        </w:rPr>
        <w:t>可查询物流单号与物流轨迹，确保交易透明。</w:t>
      </w:r>
    </w:p>
    <w:p w14:paraId="657AB894" w14:textId="000DEBF7" w:rsidR="004D6012" w:rsidRPr="004D6012" w:rsidRDefault="004D6012" w:rsidP="0063395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交易费用结算：</w:t>
      </w:r>
      <w:ins w:id="52" w:author="Han Giraffe" w:date="2025-10-20T11:04:00Z" w16du:dateUtc="2025-10-20T03:04:00Z">
        <w:r w:rsidR="00A23F81" w:rsidRPr="004D6012" w:rsidDel="00A23F81">
          <w:rPr>
            <w:rFonts w:ascii="宋体" w:eastAsia="宋体" w:hAnsi="宋体" w:hint="eastAsia"/>
            <w:sz w:val="24"/>
          </w:rPr>
          <w:t xml:space="preserve"> </w:t>
        </w:r>
      </w:ins>
      <w:del w:id="53" w:author="Han Giraffe" w:date="2025-10-20T11:04:00Z" w16du:dateUtc="2025-10-20T03:04:00Z">
        <w:r w:rsidRPr="004D6012" w:rsidDel="00A23F81">
          <w:rPr>
            <w:rFonts w:ascii="宋体" w:eastAsia="宋体" w:hAnsi="宋体" w:hint="eastAsia"/>
            <w:sz w:val="24"/>
          </w:rPr>
          <w:delText>系统根据交易金额及平台收费标准（如服务费比例），自动计算卖方应得款项与平台服务费，在交易完成（买方确认收货且无售后问题）后，将扣除服务费的款项结算至卖方绑定的账户。</w:delText>
        </w:r>
      </w:del>
    </w:p>
    <w:p w14:paraId="3007DFC1" w14:textId="77777777" w:rsidR="004D6012" w:rsidRPr="004D6012" w:rsidRDefault="004D6012" w:rsidP="0063395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lastRenderedPageBreak/>
        <w:t>交易保障：</w:t>
      </w:r>
      <w:r w:rsidRPr="004D6012">
        <w:rPr>
          <w:rFonts w:ascii="宋体" w:eastAsia="宋体" w:hAnsi="宋体" w:hint="eastAsia"/>
          <w:sz w:val="24"/>
        </w:rPr>
        <w:t>提供多重交易安全保障机制，包括资金托管（买方付款后资金暂由平台托管，确认收货后再转给卖方）、验机服务（支持第三方专业机构对二手无人机进行检测并出具验机报告）、售后维权（交易完成后一定期限内，如发现设备与描述不符或存在质量问题，买方可申请售后，平台介入调解），保障买卖双方合法权益。</w:t>
      </w:r>
    </w:p>
    <w:p w14:paraId="391FCEB9" w14:textId="6A29707D" w:rsidR="004D6012" w:rsidRPr="0063395E" w:rsidRDefault="004D6012" w:rsidP="0063395E">
      <w:pPr>
        <w:pStyle w:val="2"/>
        <w:rPr>
          <w:rFonts w:ascii="宋体" w:eastAsia="宋体" w:hAnsi="宋体"/>
          <w:b/>
          <w:bCs/>
          <w:color w:val="auto"/>
          <w:sz w:val="32"/>
          <w:szCs w:val="32"/>
        </w:rPr>
      </w:pPr>
      <w:r w:rsidRP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（</w:t>
      </w:r>
      <w:r w:rsid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九</w:t>
      </w:r>
      <w:r w:rsidRP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）无人机驾驶执照培训</w:t>
      </w:r>
    </w:p>
    <w:p w14:paraId="045F5209" w14:textId="77777777" w:rsidR="004D6012" w:rsidRPr="004D6012" w:rsidRDefault="004D6012" w:rsidP="0063395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课程展示：</w:t>
      </w:r>
      <w:r w:rsidRPr="004D6012">
        <w:rPr>
          <w:rFonts w:ascii="宋体" w:eastAsia="宋体" w:hAnsi="宋体" w:hint="eastAsia"/>
          <w:sz w:val="24"/>
        </w:rPr>
        <w:t>详细介绍无人机驾驶执照培训的各类课程，包括课程类型（如视距内驾驶员培训、超视距驾驶员培训）、培训内容（理论知识：航空法规、气象知识、设备原理；实操技能：起飞降落、悬停、航线飞行）、培训时长、培训费用、师资力量（教练资质、教学经验）、培训地点、开班时间等信息，方便用户对比选择。</w:t>
      </w:r>
    </w:p>
    <w:p w14:paraId="57DAE7FA" w14:textId="73860BBF" w:rsidR="004D6012" w:rsidRPr="004D6012" w:rsidRDefault="004D6012" w:rsidP="00392AC2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课程报名：</w:t>
      </w:r>
      <w:r w:rsidRPr="004D6012">
        <w:rPr>
          <w:rFonts w:ascii="宋体" w:eastAsia="宋体" w:hAnsi="宋体" w:hint="eastAsia"/>
          <w:sz w:val="24"/>
        </w:rPr>
        <w:t>用户确定目标课程后，可在线填写报名信息（姓名、身份证号、</w:t>
      </w:r>
      <w:del w:id="54" w:author="Han Giraffe" w:date="2025-10-20T14:26:00Z" w16du:dateUtc="2025-10-20T06:26:00Z">
        <w:r w:rsidRPr="004D6012" w:rsidDel="001D0319">
          <w:rPr>
            <w:rFonts w:ascii="宋体" w:eastAsia="宋体" w:hAnsi="宋体" w:hint="eastAsia"/>
            <w:sz w:val="24"/>
          </w:rPr>
          <w:delText>联系方式、学历</w:delText>
        </w:r>
      </w:del>
      <w:ins w:id="55" w:author="Han Giraffe" w:date="2025-10-20T14:26:00Z" w16du:dateUtc="2025-10-20T06:26:00Z">
        <w:r w:rsidR="001D0319" w:rsidRPr="00392AC2">
          <w:rPr>
            <w:rFonts w:ascii="宋体" w:eastAsia="宋体" w:hAnsi="宋体" w:hint="eastAsia"/>
            <w:sz w:val="24"/>
          </w:rPr>
          <w:t>联系电话、性别、出生日期、考试机型、执照种类、证照级别、有无基础</w:t>
        </w:r>
      </w:ins>
      <w:r w:rsidRPr="004D6012">
        <w:rPr>
          <w:rFonts w:ascii="宋体" w:eastAsia="宋体" w:hAnsi="宋体" w:hint="eastAsia"/>
          <w:sz w:val="24"/>
        </w:rPr>
        <w:t>），</w:t>
      </w:r>
      <w:del w:id="56" w:author="Han Giraffe" w:date="2025-10-20T11:08:00Z" w16du:dateUtc="2025-10-20T03:08:00Z">
        <w:r w:rsidRPr="004D6012" w:rsidDel="00893BE8">
          <w:rPr>
            <w:rFonts w:ascii="宋体" w:eastAsia="宋体" w:hAnsi="宋体" w:hint="eastAsia"/>
            <w:sz w:val="24"/>
          </w:rPr>
          <w:delText>上传报名所需材料（身份证照片、体检报告），选择开班批次，完成报名费用支付，系统生成报名凭证，用户可凭凭证参与培训。</w:delText>
        </w:r>
      </w:del>
    </w:p>
    <w:p w14:paraId="04025151" w14:textId="77777777" w:rsidR="004D6012" w:rsidRPr="004D6012" w:rsidRDefault="004D6012" w:rsidP="0063395E">
      <w:pPr>
        <w:spacing w:line="360" w:lineRule="auto"/>
        <w:ind w:firstLineChars="236" w:firstLine="569"/>
        <w:rPr>
          <w:rFonts w:ascii="宋体" w:eastAsia="宋体" w:hAnsi="宋体"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考试培训：</w:t>
      </w:r>
      <w:r w:rsidRPr="004D6012">
        <w:rPr>
          <w:rFonts w:ascii="宋体" w:eastAsia="宋体" w:hAnsi="宋体" w:hint="eastAsia"/>
          <w:sz w:val="24"/>
        </w:rPr>
        <w:t>针对无人机驾驶执照考试（理论考试、实操考试、综合问答），提供针对性的考试培训服务。包括理论考试题库练习（系统内置历年真题、模拟试题，支持专项练习、模拟考试）、实操模拟训练（在专业场地使用教练机进行考试科目模拟练习，教练现场指导）、综合问答辅导（梳理考试重点难点，进行问答技巧培训），助力用户通过考试获取执照。</w:t>
      </w:r>
    </w:p>
    <w:p w14:paraId="67F64EB0" w14:textId="735157EE" w:rsidR="004D6012" w:rsidRPr="0063395E" w:rsidRDefault="004D6012" w:rsidP="0063395E">
      <w:pPr>
        <w:pStyle w:val="2"/>
        <w:rPr>
          <w:rFonts w:ascii="宋体" w:eastAsia="宋体" w:hAnsi="宋体"/>
          <w:b/>
          <w:bCs/>
          <w:color w:val="auto"/>
          <w:sz w:val="32"/>
          <w:szCs w:val="32"/>
        </w:rPr>
      </w:pPr>
      <w:r w:rsidRP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（</w:t>
      </w:r>
      <w:r w:rsid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十</w:t>
      </w:r>
      <w:r w:rsidRP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）无人机表演服务</w:t>
      </w:r>
    </w:p>
    <w:p w14:paraId="6F35B3F7" w14:textId="77777777" w:rsidR="004D6012" w:rsidRPr="0063395E" w:rsidRDefault="004D6012" w:rsidP="0063395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预约与展示</w:t>
      </w:r>
    </w:p>
    <w:p w14:paraId="7A45F87F" w14:textId="77777777" w:rsidR="004D6012" w:rsidRPr="004D6012" w:rsidRDefault="004D6012" w:rsidP="0063395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无人机表演线上预约：用户（个人、企业、政府机构等）可根据需求（如庆典活动、商业宣传、公益活动），在平台选择表演类型（如编队表演、灯光秀、图案定制）、填写表演时间、地点、期望效果、表演时长、预算等信息，提交表演预约申请，平台安排专业团队与用户对接需求细节。</w:t>
      </w:r>
    </w:p>
    <w:p w14:paraId="695B2462" w14:textId="77777777" w:rsidR="004D6012" w:rsidRPr="004D6012" w:rsidRDefault="004D6012" w:rsidP="0063395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lastRenderedPageBreak/>
        <w:t>表演效果展示：通过图片、视频等形式，展示过往无人机表演案例的效果，包括表演主题（如节日主题、品牌主题）、编队数量、图案设计、灯光效果、现场反响等内容，同时提供定制化效果方案参考，帮助用户明确需求。</w:t>
      </w:r>
    </w:p>
    <w:p w14:paraId="688FB45E" w14:textId="77777777" w:rsidR="004D6012" w:rsidRPr="0063395E" w:rsidRDefault="004D6012" w:rsidP="0063395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63395E">
        <w:rPr>
          <w:rFonts w:ascii="宋体" w:eastAsia="宋体" w:hAnsi="宋体" w:hint="eastAsia"/>
          <w:b/>
          <w:bCs/>
          <w:sz w:val="24"/>
        </w:rPr>
        <w:t>订单与进度</w:t>
      </w:r>
    </w:p>
    <w:p w14:paraId="6C076226" w14:textId="77777777" w:rsidR="004D6012" w:rsidRPr="004D6012" w:rsidRDefault="004D6012" w:rsidP="0063395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表演订单管理：用户与平台确认表演方案后，系统生成表演订单，明确表演服务内容、费用、双方权责、应急预案等条款，用户可查看订单详情、签署电子合同，平台可管理订单执行进度（如方案设计、设备调试、人员安排）。</w:t>
      </w:r>
    </w:p>
    <w:p w14:paraId="724D2A23" w14:textId="77777777" w:rsidR="004D6012" w:rsidRPr="004D6012" w:rsidRDefault="004D6012" w:rsidP="0063395E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表演进度跟踪：实时更新表演筹备及执行进度，从方案设计定稿、无人机设备调试、飞行编队编程、现场场地勘测到表演当天彩排、正式表演，每个环节进度均会同步至平台，用户可随时了解，确保表演顺利推进。</w:t>
      </w:r>
    </w:p>
    <w:p w14:paraId="323CE928" w14:textId="349DD9A9" w:rsidR="004D6012" w:rsidRPr="004D6012" w:rsidRDefault="004D6012" w:rsidP="00905036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费用结算：根据表演方案（如无人机数量、表演时长、定制化程度）确定表演总费用，用户按约定支付方式（如预付款 + 尾款）完成费用结算，预付款在订单确认后支付，用于方案设计与设备准备，尾款在表演完成且用户确认无误后支付。</w:t>
      </w:r>
    </w:p>
    <w:p w14:paraId="65C967B7" w14:textId="60B88122" w:rsidR="004D6012" w:rsidRPr="0063395E" w:rsidRDefault="004D6012" w:rsidP="0063395E">
      <w:pPr>
        <w:pStyle w:val="2"/>
        <w:rPr>
          <w:rFonts w:ascii="宋体" w:eastAsia="宋体" w:hAnsi="宋体"/>
          <w:b/>
          <w:bCs/>
          <w:color w:val="auto"/>
          <w:sz w:val="32"/>
          <w:szCs w:val="32"/>
        </w:rPr>
      </w:pPr>
      <w:bookmarkStart w:id="57" w:name="OLE_LINK1"/>
      <w:r w:rsidRP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（</w:t>
      </w:r>
      <w:r w:rsid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十</w:t>
      </w:r>
      <w:r w:rsidR="00905036">
        <w:rPr>
          <w:rFonts w:ascii="宋体" w:eastAsia="宋体" w:hAnsi="宋体" w:hint="eastAsia"/>
          <w:b/>
          <w:bCs/>
          <w:color w:val="auto"/>
          <w:sz w:val="32"/>
          <w:szCs w:val="32"/>
        </w:rPr>
        <w:t>一</w:t>
      </w:r>
      <w:r w:rsidRPr="0063395E">
        <w:rPr>
          <w:rFonts w:ascii="宋体" w:eastAsia="宋体" w:hAnsi="宋体" w:hint="eastAsia"/>
          <w:b/>
          <w:bCs/>
          <w:color w:val="auto"/>
          <w:sz w:val="32"/>
          <w:szCs w:val="32"/>
        </w:rPr>
        <w:t>）公共服务板块</w:t>
      </w:r>
    </w:p>
    <w:bookmarkEnd w:id="57"/>
    <w:p w14:paraId="7A9CBC8E" w14:textId="77777777" w:rsidR="004D6012" w:rsidRPr="00A67929" w:rsidRDefault="004D6012" w:rsidP="004D601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A67929">
        <w:rPr>
          <w:rFonts w:ascii="宋体" w:eastAsia="宋体" w:hAnsi="宋体" w:hint="eastAsia"/>
          <w:b/>
          <w:bCs/>
          <w:sz w:val="24"/>
        </w:rPr>
        <w:t>1. 保险服务</w:t>
      </w:r>
    </w:p>
    <w:p w14:paraId="69FA950F" w14:textId="77777777" w:rsidR="004D6012" w:rsidRPr="004D6012" w:rsidRDefault="004D6012" w:rsidP="00B2395D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功能描述：提供与无人机相关的各类保险产品，包括无人机机身险（保障无人机因碰撞、坠落、火灾、雷击等意外事故造成的损坏或灭失）、第三者责任险（保障无人机飞行过程中对第三者造成的人身伤亡或财产损失）、操作人员意外险（保障无人机操作人员在作业过程中遭受的意外伤害）等。用户可根据自身需求选择保险产品，查看保险条款（保障范围、免责条款、保险期限、保费金额），在线完成投保与保费支付，获取电子保单，出险后可通过平台提交理赔申请。</w:t>
      </w:r>
    </w:p>
    <w:p w14:paraId="4D355BDB" w14:textId="77777777" w:rsidR="004D6012" w:rsidRPr="00A67929" w:rsidRDefault="004D6012" w:rsidP="004D601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A67929">
        <w:rPr>
          <w:rFonts w:ascii="宋体" w:eastAsia="宋体" w:hAnsi="宋体" w:hint="eastAsia"/>
          <w:b/>
          <w:bCs/>
          <w:sz w:val="24"/>
        </w:rPr>
        <w:t>2. 客服服务</w:t>
      </w:r>
    </w:p>
    <w:p w14:paraId="1311C09F" w14:textId="77777777" w:rsidR="004D6012" w:rsidRPr="004D6012" w:rsidRDefault="004D6012" w:rsidP="00A67929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功能描述：为平台所有服务板块提供全方位客服支持，用户可通过平台内的在线客服、客服电话、留言反馈等方式，咨询服务相关问题（如预约流程、</w:t>
      </w:r>
      <w:r w:rsidRPr="004D6012">
        <w:rPr>
          <w:rFonts w:ascii="宋体" w:eastAsia="宋体" w:hAnsi="宋体" w:hint="eastAsia"/>
          <w:sz w:val="24"/>
        </w:rPr>
        <w:lastRenderedPageBreak/>
        <w:t>订单状态、费用明细）、反馈使用过程中遇到的问题（如系统故障、服务纠纷）、提出建议与意见。客服团队将在规定时间内响应并处理用户诉求，对于复杂问题将进行跟进处理，直至问题解决，同时建立客服日志，记录用户咨询与处理结果，不断提升服务质量。</w:t>
      </w:r>
    </w:p>
    <w:p w14:paraId="2B1741FE" w14:textId="77777777" w:rsidR="004D6012" w:rsidRPr="00A67929" w:rsidRDefault="004D6012" w:rsidP="004D601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A67929">
        <w:rPr>
          <w:rFonts w:ascii="宋体" w:eastAsia="宋体" w:hAnsi="宋体" w:hint="eastAsia"/>
          <w:b/>
          <w:bCs/>
          <w:sz w:val="24"/>
        </w:rPr>
        <w:t>3. 共享服务</w:t>
      </w:r>
    </w:p>
    <w:p w14:paraId="1B5E9426" w14:textId="77777777" w:rsidR="00C3713F" w:rsidRDefault="00C3713F" w:rsidP="00A67929">
      <w:pPr>
        <w:spacing w:line="360" w:lineRule="auto"/>
        <w:ind w:firstLineChars="236" w:firstLine="566"/>
        <w:rPr>
          <w:ins w:id="58" w:author="Han Giraffe" w:date="2025-10-20T15:57:00Z" w16du:dateUtc="2025-10-20T07:57:00Z"/>
          <w:rFonts w:ascii="宋体" w:eastAsia="宋体" w:hAnsi="宋体"/>
          <w:sz w:val="24"/>
        </w:rPr>
      </w:pPr>
      <w:ins w:id="59" w:author="Han Giraffe" w:date="2025-10-20T15:57:00Z" w16du:dateUtc="2025-10-20T07:57:00Z">
        <w:r>
          <w:rPr>
            <w:rFonts w:ascii="宋体" w:eastAsia="宋体" w:hAnsi="宋体" w:hint="eastAsia"/>
            <w:sz w:val="24"/>
          </w:rPr>
          <w:t>无人机共享跳转</w:t>
        </w:r>
      </w:ins>
    </w:p>
    <w:p w14:paraId="364B89E3" w14:textId="22290982" w:rsidR="004D6012" w:rsidRPr="004D6012" w:rsidRDefault="004D6012" w:rsidP="00A67929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下单与管理：平台为共享服务（如无人机共享使用、无人机作业设备共享）生成专属二维码，用户通过扫描二维码，进入共享服务页面，选择服务类型、使用时间、使用地点，确认后提交订单并完成支付，获取服务使用权限（如无人机解锁码、设备取用凭证）；用户可查询共享服务订单详情、修改订单（在服务未开始前，符合修改规则时）、取消订单（按取消规则退还费用）；平台可管理共享设备的使用状态（如已预订、使用中、已归还），合理调配设备资源。</w:t>
      </w:r>
    </w:p>
    <w:p w14:paraId="0AF5906D" w14:textId="77777777" w:rsidR="004D6012" w:rsidRPr="004D6012" w:rsidRDefault="004D6012" w:rsidP="00A67929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客服支持：为共享服务提供专属客服支持，用户在使用共享设备过程中遇到问题（如设备无法启动、操作故障），可随时联系共享服务客服，客服通过远程指导（如视频通话、文字说明）帮助用户解决问题，无法远程解决的将协调技术人员现场处理，确保用户正常使用共享服务。</w:t>
      </w:r>
    </w:p>
    <w:p w14:paraId="09B2599A" w14:textId="77777777" w:rsidR="004D6012" w:rsidRPr="00025030" w:rsidRDefault="004D6012" w:rsidP="004D6012">
      <w:pPr>
        <w:spacing w:line="360" w:lineRule="auto"/>
        <w:rPr>
          <w:rFonts w:ascii="宋体" w:eastAsia="宋体" w:hAnsi="宋体"/>
          <w:b/>
          <w:bCs/>
          <w:sz w:val="24"/>
          <w:rPrChange w:id="60" w:author="Han Giraffe" w:date="2025-10-20T11:11:00Z" w16du:dateUtc="2025-10-20T03:11:00Z">
            <w:rPr>
              <w:rFonts w:ascii="宋体" w:eastAsia="宋体" w:hAnsi="宋体"/>
              <w:sz w:val="24"/>
            </w:rPr>
          </w:rPrChange>
        </w:rPr>
      </w:pPr>
      <w:r w:rsidRPr="00025030">
        <w:rPr>
          <w:rFonts w:ascii="宋体" w:eastAsia="宋体" w:hAnsi="宋体" w:hint="eastAsia"/>
          <w:b/>
          <w:bCs/>
          <w:sz w:val="24"/>
          <w:rPrChange w:id="61" w:author="Han Giraffe" w:date="2025-10-20T11:11:00Z" w16du:dateUtc="2025-10-20T03:11:00Z">
            <w:rPr>
              <w:rFonts w:ascii="宋体" w:eastAsia="宋体" w:hAnsi="宋体" w:hint="eastAsia"/>
              <w:sz w:val="24"/>
            </w:rPr>
          </w:rPrChange>
        </w:rPr>
        <w:t>4. 租赁服务</w:t>
      </w:r>
    </w:p>
    <w:p w14:paraId="1A241EAC" w14:textId="77777777" w:rsidR="004D6012" w:rsidRPr="004D6012" w:rsidRDefault="004D6012" w:rsidP="00A67929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下单与管理：用户根据需求（如作业需求、活动需求、训练需求），在平台浏览可租赁的无人机型号，查看设备参数（如飞行时长、载重能力、拍摄性能）、租赁价格（按天租、按周租、按月租）、租赁条件（如押金金额、归还要求）、可用库存与取还地点，选择租赁周期与取还方式（上门取件、物流配送），填写租赁信息并完成押金与首期租金支付，生成租赁订单；用户可查询租赁订单详情、延长租赁周期（需平台审核确认）、申请提前归还（按提前归还规则结算费用）；租赁服务商可通过系统审核订单、确认设备出库、更新订单状态（如已出库、使用中、已归还）、处理续租与退租申请。</w:t>
      </w:r>
    </w:p>
    <w:p w14:paraId="76B96906" w14:textId="77777777" w:rsidR="004D6012" w:rsidRPr="004D6012" w:rsidRDefault="004D6012" w:rsidP="00A67929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进度与监控：实时更新租赁流程进度，从订单确认、设备出库、物流运输</w:t>
      </w:r>
      <w:r w:rsidRPr="004D6012">
        <w:rPr>
          <w:rFonts w:ascii="宋体" w:eastAsia="宋体" w:hAnsi="宋体" w:hint="eastAsia"/>
          <w:sz w:val="24"/>
        </w:rPr>
        <w:lastRenderedPageBreak/>
        <w:t>（如选择配送）、用户签收使用到设备归还、验收、押金退还，每个环节均会同步至平台并通知用户，用户可查询物流信息（如配送单号、预计送达时间）、租赁剩余时间；通过无人机内置的定位与数据传输功能，对租赁出去的无人机设备使用情况进行实时监控，包括飞行轨迹、飞行高度、飞行时长、电池状态、设备故障报警等信息，避免设备被违规使用（如飞入禁飞区）或损坏，一旦出现异常情况，系统立即通知用户与租赁服务商。</w:t>
      </w:r>
    </w:p>
    <w:p w14:paraId="1E80C7F9" w14:textId="25332346" w:rsidR="004D6012" w:rsidRPr="004D6012" w:rsidRDefault="004D6012" w:rsidP="00905036">
      <w:pPr>
        <w:spacing w:line="360" w:lineRule="auto"/>
        <w:ind w:firstLineChars="236" w:firstLine="566"/>
        <w:rPr>
          <w:rFonts w:ascii="宋体" w:eastAsia="宋体" w:hAnsi="宋体"/>
          <w:sz w:val="24"/>
        </w:rPr>
      </w:pPr>
      <w:r w:rsidRPr="004D6012">
        <w:rPr>
          <w:rFonts w:ascii="宋体" w:eastAsia="宋体" w:hAnsi="宋体" w:hint="eastAsia"/>
          <w:sz w:val="24"/>
        </w:rPr>
        <w:t>费用结算：租赁费用结算采用 “押金 + 租金” 模式，押金在用户下单时支付，用于保障设备安全，租赁结束且设备无损坏、无违规使用的情况下，押金全额退还；租金按租赁周期计算，用户可选择一次性支付或分期支付（如按月支付），租赁结束后，系统根据实际租赁时长（如提前归还则按实际使用时间计算）与费用标准，核算最终费用，多退少补。</w:t>
      </w:r>
    </w:p>
    <w:p w14:paraId="3DF8ADC7" w14:textId="6B7901AF" w:rsidR="0032015E" w:rsidRPr="0063395E" w:rsidRDefault="0032015E" w:rsidP="0032015E">
      <w:pPr>
        <w:pStyle w:val="2"/>
        <w:rPr>
          <w:ins w:id="62" w:author="Han Giraffe" w:date="2025-10-20T11:11:00Z" w16du:dateUtc="2025-10-20T03:11:00Z"/>
          <w:rFonts w:ascii="宋体" w:eastAsia="宋体" w:hAnsi="宋体"/>
          <w:b/>
          <w:bCs/>
          <w:color w:val="auto"/>
          <w:sz w:val="32"/>
          <w:szCs w:val="32"/>
        </w:rPr>
      </w:pPr>
      <w:ins w:id="63" w:author="Han Giraffe" w:date="2025-10-20T11:11:00Z" w16du:dateUtc="2025-10-20T03:11:00Z">
        <w:r w:rsidRPr="0063395E">
          <w:rPr>
            <w:rFonts w:ascii="宋体" w:eastAsia="宋体" w:hAnsi="宋体" w:hint="eastAsia"/>
            <w:b/>
            <w:bCs/>
            <w:color w:val="auto"/>
            <w:sz w:val="32"/>
            <w:szCs w:val="32"/>
          </w:rPr>
          <w:t>（</w:t>
        </w:r>
        <w:r>
          <w:rPr>
            <w:rFonts w:ascii="宋体" w:eastAsia="宋体" w:hAnsi="宋体" w:hint="eastAsia"/>
            <w:b/>
            <w:bCs/>
            <w:color w:val="auto"/>
            <w:sz w:val="32"/>
            <w:szCs w:val="32"/>
          </w:rPr>
          <w:t>十</w:t>
        </w:r>
        <w:r>
          <w:rPr>
            <w:rFonts w:ascii="宋体" w:eastAsia="宋体" w:hAnsi="宋体" w:hint="eastAsia"/>
            <w:b/>
            <w:bCs/>
            <w:color w:val="auto"/>
            <w:sz w:val="32"/>
            <w:szCs w:val="32"/>
          </w:rPr>
          <w:t>二</w:t>
        </w:r>
        <w:r w:rsidRPr="0063395E">
          <w:rPr>
            <w:rFonts w:ascii="宋体" w:eastAsia="宋体" w:hAnsi="宋体" w:hint="eastAsia"/>
            <w:b/>
            <w:bCs/>
            <w:color w:val="auto"/>
            <w:sz w:val="32"/>
            <w:szCs w:val="32"/>
          </w:rPr>
          <w:t>）</w:t>
        </w:r>
        <w:r>
          <w:rPr>
            <w:rFonts w:ascii="宋体" w:eastAsia="宋体" w:hAnsi="宋体" w:hint="eastAsia"/>
            <w:b/>
            <w:bCs/>
            <w:color w:val="auto"/>
            <w:sz w:val="32"/>
            <w:szCs w:val="32"/>
          </w:rPr>
          <w:t>飞行</w:t>
        </w:r>
        <w:r w:rsidRPr="0063395E">
          <w:rPr>
            <w:rFonts w:ascii="宋体" w:eastAsia="宋体" w:hAnsi="宋体" w:hint="eastAsia"/>
            <w:b/>
            <w:bCs/>
            <w:color w:val="auto"/>
            <w:sz w:val="32"/>
            <w:szCs w:val="32"/>
          </w:rPr>
          <w:t>服务板块</w:t>
        </w:r>
      </w:ins>
    </w:p>
    <w:p w14:paraId="69B3F03E" w14:textId="77777777" w:rsidR="004D6012" w:rsidRPr="004D6012" w:rsidRDefault="004D6012" w:rsidP="004D6012">
      <w:pPr>
        <w:spacing w:line="360" w:lineRule="auto"/>
        <w:rPr>
          <w:rFonts w:ascii="宋体" w:eastAsia="宋体" w:hAnsi="宋体"/>
          <w:sz w:val="24"/>
        </w:rPr>
      </w:pPr>
    </w:p>
    <w:sectPr w:rsidR="004D6012" w:rsidRPr="004D6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C393F" w14:textId="77777777" w:rsidR="004E079B" w:rsidRDefault="004E079B" w:rsidP="003D6F55">
      <w:pPr>
        <w:spacing w:after="0" w:line="240" w:lineRule="auto"/>
      </w:pPr>
      <w:r>
        <w:separator/>
      </w:r>
    </w:p>
  </w:endnote>
  <w:endnote w:type="continuationSeparator" w:id="0">
    <w:p w14:paraId="19110DD6" w14:textId="77777777" w:rsidR="004E079B" w:rsidRDefault="004E079B" w:rsidP="003D6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E6E5C" w14:textId="77777777" w:rsidR="004E079B" w:rsidRDefault="004E079B" w:rsidP="003D6F55">
      <w:pPr>
        <w:spacing w:after="0" w:line="240" w:lineRule="auto"/>
      </w:pPr>
      <w:r>
        <w:separator/>
      </w:r>
    </w:p>
  </w:footnote>
  <w:footnote w:type="continuationSeparator" w:id="0">
    <w:p w14:paraId="5673D1A9" w14:textId="77777777" w:rsidR="004E079B" w:rsidRDefault="004E079B" w:rsidP="003D6F55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n Giraffe">
    <w15:presenceInfo w15:providerId="Windows Live" w15:userId="7016c27315f312e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12"/>
    <w:rsid w:val="00025030"/>
    <w:rsid w:val="00084414"/>
    <w:rsid w:val="001968CB"/>
    <w:rsid w:val="001D0319"/>
    <w:rsid w:val="00250709"/>
    <w:rsid w:val="002900E0"/>
    <w:rsid w:val="002E687F"/>
    <w:rsid w:val="00316EB3"/>
    <w:rsid w:val="0032015E"/>
    <w:rsid w:val="0038626E"/>
    <w:rsid w:val="00392AC2"/>
    <w:rsid w:val="003D6F55"/>
    <w:rsid w:val="00435736"/>
    <w:rsid w:val="004360E4"/>
    <w:rsid w:val="00460E1D"/>
    <w:rsid w:val="004C27DB"/>
    <w:rsid w:val="004D6012"/>
    <w:rsid w:val="004E079B"/>
    <w:rsid w:val="004F090C"/>
    <w:rsid w:val="00572DE1"/>
    <w:rsid w:val="0063395E"/>
    <w:rsid w:val="006601B6"/>
    <w:rsid w:val="00665C9E"/>
    <w:rsid w:val="00702CA8"/>
    <w:rsid w:val="0076744A"/>
    <w:rsid w:val="00787A84"/>
    <w:rsid w:val="007B4AFF"/>
    <w:rsid w:val="00816DB2"/>
    <w:rsid w:val="00893BE8"/>
    <w:rsid w:val="008958B8"/>
    <w:rsid w:val="008C5B2E"/>
    <w:rsid w:val="00905036"/>
    <w:rsid w:val="00960C28"/>
    <w:rsid w:val="00A23F81"/>
    <w:rsid w:val="00A67929"/>
    <w:rsid w:val="00B2395D"/>
    <w:rsid w:val="00BA672C"/>
    <w:rsid w:val="00C3713F"/>
    <w:rsid w:val="00C522D6"/>
    <w:rsid w:val="00DC2238"/>
    <w:rsid w:val="00E12BB2"/>
    <w:rsid w:val="00E134F6"/>
    <w:rsid w:val="00EB6B8B"/>
    <w:rsid w:val="00EE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64A847"/>
  <w15:chartTrackingRefBased/>
  <w15:docId w15:val="{4A926479-1B88-43D5-91C9-D08890C2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60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D6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0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0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0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0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0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0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0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60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D6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6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60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0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60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60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60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60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60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6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0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60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60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0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0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60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D601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6F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6F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6F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6F55"/>
    <w:rPr>
      <w:sz w:val="18"/>
      <w:szCs w:val="18"/>
    </w:rPr>
  </w:style>
  <w:style w:type="paragraph" w:styleId="af2">
    <w:name w:val="Revision"/>
    <w:hidden/>
    <w:uiPriority w:val="99"/>
    <w:semiHidden/>
    <w:rsid w:val="002507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6B20F-4521-423B-900D-3194F7327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4393</TotalTime>
  <Pages>10</Pages>
  <Words>3215</Words>
  <Characters>3215</Characters>
  <Application>Microsoft Office Word</Application>
  <DocSecurity>0</DocSecurity>
  <Lines>123</Lines>
  <Paragraphs>93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洪科 唐</dc:creator>
  <cp:keywords/>
  <dc:description/>
  <cp:lastModifiedBy>Han Giraffe</cp:lastModifiedBy>
  <cp:revision>30</cp:revision>
  <dcterms:created xsi:type="dcterms:W3CDTF">2025-10-17T08:15:00Z</dcterms:created>
  <dcterms:modified xsi:type="dcterms:W3CDTF">2025-10-20T08:13:00Z</dcterms:modified>
</cp:coreProperties>
</file>